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8F179" w14:textId="77777777" w:rsidR="00A26CD0" w:rsidRDefault="00A26CD0" w:rsidP="00A26CD0">
      <w:pPr>
        <w:jc w:val="center"/>
        <w:rPr>
          <w:b/>
          <w:sz w:val="36"/>
          <w:szCs w:val="36"/>
        </w:rPr>
      </w:pPr>
      <w:bookmarkStart w:id="0" w:name="_heading=h.gjdgxs" w:colFirst="0" w:colLast="0"/>
      <w:bookmarkEnd w:id="0"/>
      <w:r>
        <w:rPr>
          <w:noProof/>
        </w:rPr>
        <mc:AlternateContent>
          <mc:Choice Requires="wpg">
            <w:drawing>
              <wp:anchor distT="0" distB="0" distL="0" distR="0" simplePos="0" relativeHeight="251658240" behindDoc="1" locked="0" layoutInCell="1" hidden="0" allowOverlap="1" wp14:anchorId="50364973" wp14:editId="4DACA39B">
                <wp:simplePos x="0" y="0"/>
                <wp:positionH relativeFrom="column">
                  <wp:posOffset>-546099</wp:posOffset>
                </wp:positionH>
                <wp:positionV relativeFrom="paragraph">
                  <wp:posOffset>-634999</wp:posOffset>
                </wp:positionV>
                <wp:extent cx="7124700" cy="9572625"/>
                <wp:effectExtent l="0" t="0" r="0" b="0"/>
                <wp:wrapNone/>
                <wp:docPr id="264" name="Group 264"/>
                <wp:cNvGraphicFramePr/>
                <a:graphic xmlns:a="http://schemas.openxmlformats.org/drawingml/2006/main">
                  <a:graphicData uri="http://schemas.microsoft.com/office/word/2010/wordprocessingGroup">
                    <wpg:wgp>
                      <wpg:cNvGrpSpPr/>
                      <wpg:grpSpPr>
                        <a:xfrm>
                          <a:off x="0" y="0"/>
                          <a:ext cx="7124700" cy="9572625"/>
                          <a:chOff x="1783650" y="0"/>
                          <a:chExt cx="7124700" cy="7560000"/>
                        </a:xfrm>
                      </wpg:grpSpPr>
                      <wpg:grpSp>
                        <wpg:cNvPr id="1" name="Group 1"/>
                        <wpg:cNvGrpSpPr/>
                        <wpg:grpSpPr>
                          <a:xfrm>
                            <a:off x="1783650" y="0"/>
                            <a:ext cx="7124700" cy="7560000"/>
                            <a:chOff x="0" y="0"/>
                            <a:chExt cx="9158" cy="14683"/>
                          </a:xfrm>
                        </wpg:grpSpPr>
                        <wps:wsp>
                          <wps:cNvPr id="2" name="Rectangle 2"/>
                          <wps:cNvSpPr/>
                          <wps:spPr>
                            <a:xfrm>
                              <a:off x="0" y="0"/>
                              <a:ext cx="9150" cy="14675"/>
                            </a:xfrm>
                            <a:prstGeom prst="rect">
                              <a:avLst/>
                            </a:prstGeom>
                            <a:noFill/>
                            <a:ln>
                              <a:noFill/>
                            </a:ln>
                          </wps:spPr>
                          <wps:txbx>
                            <w:txbxContent>
                              <w:p w14:paraId="243C71A5" w14:textId="77777777" w:rsidR="00A26CD0" w:rsidRDefault="00A26CD0" w:rsidP="00A26CD0">
                                <w:pPr>
                                  <w:spacing w:after="0" w:line="240" w:lineRule="auto"/>
                                  <w:textDirection w:val="btLr"/>
                                </w:pPr>
                              </w:p>
                            </w:txbxContent>
                          </wps:txbx>
                          <wps:bodyPr spcFirstLastPara="1" wrap="square" lIns="91425" tIns="91425" rIns="91425" bIns="91425" anchor="ctr" anchorCtr="0">
                            <a:noAutofit/>
                          </wps:bodyPr>
                        </wps:wsp>
                        <wps:wsp>
                          <wps:cNvPr id="3" name="Freeform: Shape 3"/>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4" name="Freeform: Shape 4"/>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5" name="Freeform: Shape 5"/>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6" name="Freeform: Shape 6"/>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7" name="Freeform: Shape 7"/>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8" name="Freeform: Shape 8"/>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9" name="Freeform: Shape 9"/>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0" name="Freeform: Shape 10"/>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1" name="Freeform: Shape 11"/>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2" name="Freeform: Shape 12"/>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3" name="Freeform: Shape 13"/>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4" name="Freeform: Shape 14"/>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 name="Freeform: Shape 15"/>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6" name="Freeform: Shape 16"/>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7" name="Freeform: Shape 17"/>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8" name="Freeform: Shape 18"/>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9" name="Freeform: Shape 19"/>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0" name="Freeform: Shape 20"/>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1" name="Freeform: Shape 21"/>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2" name="Freeform: Shape 22"/>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3" name="Freeform: Shape 23"/>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4" name="Freeform: Shape 24"/>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5" name="Freeform: Shape 25"/>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6" name="Freeform: Shape 26"/>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7" name="Freeform: Shape 27"/>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8" name="Freeform: Shape 28"/>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29" name="Freeform: Shape 29"/>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0" name="Freeform: Shape 30"/>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1" name="Freeform: Shape 31"/>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2" name="Freeform: Shape 32"/>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3" name="Freeform: Shape 33"/>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4" name="Freeform: Shape 34"/>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5" name="Freeform: Shape 35"/>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6" name="Freeform: Shape 36"/>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7" name="Freeform: Shape 37"/>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8" name="Freeform: Shape 38"/>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39" name="Freeform: Shape 39"/>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 name="Freeform: Shape 40"/>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1" name="Freeform: Shape 41"/>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2" name="Freeform: Shape 42"/>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3" name="Freeform: Shape 43"/>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4" name="Freeform: Shape 44"/>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5" name="Freeform: Shape 45"/>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6" name="Freeform: Shape 46"/>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7" name="Freeform: Shape 47"/>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8" name="Freeform: Shape 48"/>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49" name="Freeform: Shape 49"/>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0" name="Rectangle 50"/>
                          <wps:cNvSpPr/>
                          <wps:spPr>
                            <a:xfrm>
                              <a:off x="134" y="3052"/>
                              <a:ext cx="82" cy="8506"/>
                            </a:xfrm>
                            <a:prstGeom prst="rect">
                              <a:avLst/>
                            </a:prstGeom>
                            <a:solidFill>
                              <a:srgbClr val="005196"/>
                            </a:solidFill>
                            <a:ln>
                              <a:noFill/>
                            </a:ln>
                          </wps:spPr>
                          <wps:txbx>
                            <w:txbxContent>
                              <w:p w14:paraId="6BB33F47" w14:textId="77777777" w:rsidR="00A26CD0" w:rsidRDefault="00A26CD0" w:rsidP="00A26CD0">
                                <w:pPr>
                                  <w:spacing w:after="0" w:line="240" w:lineRule="auto"/>
                                  <w:textDirection w:val="btLr"/>
                                </w:pPr>
                              </w:p>
                            </w:txbxContent>
                          </wps:txbx>
                          <wps:bodyPr spcFirstLastPara="1" wrap="square" lIns="91425" tIns="91425" rIns="91425" bIns="91425" anchor="ctr" anchorCtr="0">
                            <a:noAutofit/>
                          </wps:bodyPr>
                        </wps:wsp>
                        <wps:wsp>
                          <wps:cNvPr id="51" name="Rectangle 51"/>
                          <wps:cNvSpPr/>
                          <wps:spPr>
                            <a:xfrm>
                              <a:off x="2462" y="163"/>
                              <a:ext cx="4253" cy="86"/>
                            </a:xfrm>
                            <a:prstGeom prst="rect">
                              <a:avLst/>
                            </a:prstGeom>
                            <a:solidFill>
                              <a:srgbClr val="005196"/>
                            </a:solidFill>
                            <a:ln>
                              <a:noFill/>
                            </a:ln>
                          </wps:spPr>
                          <wps:txbx>
                            <w:txbxContent>
                              <w:p w14:paraId="57B9DEBB" w14:textId="77777777" w:rsidR="00A26CD0" w:rsidRDefault="00A26CD0" w:rsidP="00A26CD0">
                                <w:pPr>
                                  <w:spacing w:after="0" w:line="240" w:lineRule="auto"/>
                                  <w:textDirection w:val="btLr"/>
                                </w:pPr>
                              </w:p>
                            </w:txbxContent>
                          </wps:txbx>
                          <wps:bodyPr spcFirstLastPara="1" wrap="square" lIns="91425" tIns="91425" rIns="91425" bIns="91425" anchor="ctr" anchorCtr="0">
                            <a:noAutofit/>
                          </wps:bodyPr>
                        </wps:wsp>
                        <wps:wsp>
                          <wps:cNvPr id="52" name="Freeform: Shape 52"/>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3" name="Freeform: Shape 53"/>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4" name="Freeform: Shape 54"/>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5" name="Freeform: Shape 55"/>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6" name="Freeform: Shape 56"/>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7" name="Freeform: Shape 57"/>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8" name="Freeform: Shape 58"/>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59" name="Freeform: Shape 59"/>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0" name="Freeform: Shape 60"/>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1" name="Freeform: Shape 61"/>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2" name="Freeform: Shape 62"/>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3" name="Freeform: Shape 63"/>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256" name="Freeform: Shape 256"/>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257" name="Freeform: Shape 257"/>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258" name="Freeform: Shape 258"/>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259" name="Freeform: Shape 259"/>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260" name="Rectangle 260"/>
                          <wps:cNvSpPr/>
                          <wps:spPr>
                            <a:xfrm>
                              <a:off x="2462" y="14467"/>
                              <a:ext cx="4253" cy="86"/>
                            </a:xfrm>
                            <a:prstGeom prst="rect">
                              <a:avLst/>
                            </a:prstGeom>
                            <a:solidFill>
                              <a:srgbClr val="005196"/>
                            </a:solidFill>
                            <a:ln>
                              <a:noFill/>
                            </a:ln>
                          </wps:spPr>
                          <wps:txbx>
                            <w:txbxContent>
                              <w:p w14:paraId="49E3C135" w14:textId="77777777" w:rsidR="00A26CD0" w:rsidRDefault="00A26CD0" w:rsidP="00A26CD0">
                                <w:pPr>
                                  <w:spacing w:after="0" w:line="240" w:lineRule="auto"/>
                                  <w:textDirection w:val="btLr"/>
                                </w:pPr>
                              </w:p>
                            </w:txbxContent>
                          </wps:txbx>
                          <wps:bodyPr spcFirstLastPara="1" wrap="square" lIns="91425" tIns="91425" rIns="91425" bIns="91425" anchor="ctr" anchorCtr="0">
                            <a:noAutofit/>
                          </wps:bodyPr>
                        </wps:wsp>
                        <wps:wsp>
                          <wps:cNvPr id="261" name="Rectangle 261"/>
                          <wps:cNvSpPr/>
                          <wps:spPr>
                            <a:xfrm>
                              <a:off x="8933" y="3115"/>
                              <a:ext cx="86" cy="8505"/>
                            </a:xfrm>
                            <a:prstGeom prst="rect">
                              <a:avLst/>
                            </a:prstGeom>
                            <a:solidFill>
                              <a:srgbClr val="005196"/>
                            </a:solidFill>
                            <a:ln>
                              <a:noFill/>
                            </a:ln>
                          </wps:spPr>
                          <wps:txbx>
                            <w:txbxContent>
                              <w:p w14:paraId="31B07FA4" w14:textId="77777777" w:rsidR="00A26CD0" w:rsidRDefault="00A26CD0" w:rsidP="00A26CD0">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0364973" id="Group 264" o:spid="_x0000_s1026" style="position:absolute;left:0;text-align:left;margin-left:-43pt;margin-top:-50pt;width:561pt;height:753.75pt;z-index:-251658240;mso-wrap-distance-left:0;mso-wrap-distance-right:0" coordorigin="17836" coordsize="7124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">
                <v:group id="Group 1" o:spid="_x0000_s1027" style="position:absolute;left:17836;width:71247;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43C71A5" w14:textId="77777777" w:rsidR="00A26CD0" w:rsidRDefault="00A26CD0" w:rsidP="00A26CD0">
                          <w:pPr>
                            <w:spacing w:after="0" w:line="240" w:lineRule="auto"/>
                            <w:textDirection w:val="btLr"/>
                          </w:pPr>
                        </w:p>
                      </w:txbxContent>
                    </v:textbox>
                  </v:rect>
                  <v:shape id="Freeform: Shape 3" o:spid="_x0000_s1029"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4" o:spid="_x0000_s1030"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YMwgAAANoAAAAPAAAAZHJzL2Rvd25yZXYueG1sRI9Ra8Iw&#10;FIXfB/sP4Q58GTNVhk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AHlYYMwgAAANoAAAAPAAAA&#10;AAAAAAAAAAAAAAcCAABkcnMvZG93bnJldi54bWxQSwUGAAAAAAMAAwC3AAAA9gIAAAAA&#10;" path="m38,182r10,-9l58,153r9,-19l77,105r,-24l77,53r,-24l72,,67,19,62,43,58,57,53,77,43,86,34,96r-15,l,91r38,91xe" fillcolor="#005196" stroked="f">
                    <v:path arrowok="t" o:extrusionok="f"/>
                  </v:shape>
                  <v:shape id="Freeform: Shape 5" o:spid="_x0000_s1031"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" path="m53,77l57,53,62,39,57,20,53,5,43,5,38,,33,,29,5r-5,l19,10r-5,5l9,20,,29,,48,5,63,9,77r10,5l29,87,43,82,53,77xe" fillcolor="#005196" stroked="f">
                    <v:path arrowok="t" o:extrusionok="f"/>
                  </v:shape>
                  <v:shape id="Freeform: Shape 6" o:spid="_x0000_s1032"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7" o:spid="_x0000_s1033"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8" o:spid="_x0000_s1034"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9" o:spid="_x0000_s1035"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0" o:spid="_x0000_s1036"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" path="m116,l101,14,87,24,72,33,58,43,39,48r-15,l10,52,,48,5,62,15,72r9,9l34,91r10,9l53,110r5,5l68,115r-10,5l53,129r-9,5l39,144r-5,14l34,168r,14l44,192,159,48,116,xe" fillcolor="#005196" stroked="f">
                    <v:path arrowok="t" o:extrusionok="f"/>
                  </v:shape>
                  <v:shape id="Freeform: Shape 11" o:spid="_x0000_s1037"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Shape 12" o:spid="_x0000_s1038"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Shape 13" o:spid="_x0000_s1039"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kfwgAAANsAAAAPAAAAZHJzL2Rvd25yZXYueG1sRE/fa8Iw&#10;EH4X9j+EG/imaT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BKCgk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4" o:spid="_x0000_s1040"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" path="m,52l10,38,24,24,43,14,63,9,82,4,106,r19,4l149,9,130,19r-15,5l101,28,87,38,77,48,72,62,67,76r5,20l,52xe" fillcolor="#005196" stroked="f">
                    <v:path arrowok="t" o:extrusionok="f"/>
                  </v:shape>
                  <v:shape id="Freeform: Shape 15" o:spid="_x0000_s1041"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" path="m9,14l14,4r10,l33,r5,l43,,53,4r4,l62,14r5,14l67,38,57,52,53,67r-5,5l43,76r-10,l29,76,24,72r-10,l9,67r,-5l5,52,,38,,24,9,14xe" fillcolor="#005196" stroked="f">
                    <v:path arrowok="t" o:extrusionok="f"/>
                  </v:shape>
                  <v:shape id="Freeform: Shape 16" o:spid="_x0000_s1042"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7" o:spid="_x0000_s1043"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extrusionok="f"/>
                  </v:shape>
                  <v:shape id="Freeform: Shape 18" o:spid="_x0000_s1044"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" path="m149,34l130,53,115,77,96,96,82,115,67,135r-9,14l43,163r-5,5l34,173r-5,l19,168r-9,l5,159,,149,,139,10,125,24,111,38,91,58,72,77,53,91,29,106,15,115,r5,l149,34xe" fillcolor="#005196" stroked="f">
                    <v:path arrowok="t" o:extrusionok="f"/>
                  </v:shape>
                  <v:shape id="Freeform: Shape 19" o:spid="_x0000_s1045"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20" o:spid="_x0000_s1046"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" path="m33,l48,10r9,19l67,48r5,29l76,101r,29l76,154r-4,29l67,159,62,144,57,125,52,106,43,91,33,87r-14,l,87,33,xe" fillcolor="#005196" stroked="f">
                    <v:path arrowok="t" o:extrusionok="f"/>
                  </v:shape>
                  <v:shape id="Freeform: Shape 21" o:spid="_x0000_s1047"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" path="m53,9r5,19l63,48,58,67,53,81r-9,l39,86r-5,l29,81r-5,l20,76,15,72,5,67,,52,,38,5,24,10,9,20,4,29,,44,r9,9xe" fillcolor="#005196" stroked="f">
                    <v:path arrowok="t" o:extrusionok="f"/>
                  </v:shape>
                  <v:shape id="Freeform: Shape 22" o:spid="_x0000_s1048"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23" o:spid="_x0000_s1049"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4" o:spid="_x0000_s1050"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2pxQAAANsAAAAPAAAAZHJzL2Rvd25yZXYueG1sRI/dasJA&#10;FITvC77DcgRvpG6UI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CktQ2p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25" o:spid="_x0000_s1051"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26" o:spid="_x0000_s1052"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" path="m115,187l101,177,86,163,72,158,58,149,38,144r-14,l10,139,,144,5,129r9,-9l24,110r10,-9l43,91,53,86r5,-9l67,77,58,72,48,62,43,57,38,48,34,33,29,24,34,9,43,,158,144r-43,43xe" fillcolor="#005196" stroked="f">
                    <v:path arrowok="t" o:extrusionok="f"/>
                  </v:shape>
                  <v:shape id="Freeform: Shape 27" o:spid="_x0000_s1053"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" path="m154,149l144,130r-9,-20l125,91,120,67,115,53r,-24l111,14,115,r-9,10l96,19,87,29,82,43,72,53r-5,9l63,72r,10l58,72,53,62,43,53,39,43,29,38r-10,l10,43,,53,115,197r39,-48xe" fillcolor="#005196" stroked="f">
                    <v:path arrowok="t" o:extrusionok="f"/>
                  </v:shape>
                  <v:shape id="Freeform: Shape 28" o:spid="_x0000_s1054"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" path="m29,183l43,164,62,144,77,120,96,101,110,82,120,68,130,53r4,-5l139,39r,-10l139,20,134,10,130,5,120,,110,r-9,10l91,24,77,44,58,68,43,92,24,111,14,130,5,144,,149r29,34xe" fillcolor="#005196" stroked="f">
                    <v:path arrowok="t" o:extrusionok="f"/>
                  </v:shape>
                  <v:shape id="Freeform: Shape 29" o:spid="_x0000_s1055"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0" o:spid="_x0000_s1056"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" path="m,43l9,62,24,72,43,86r19,5l81,96r24,l125,96r19,-5l129,82,115,77,101,67,86,62,77,53,72,38,67,24,72,,,43xe" fillcolor="#005196" stroked="f">
                    <v:path arrowok="t" o:extrusionok="f"/>
                  </v:shape>
                  <v:shape id="Freeform: Shape 31" o:spid="_x0000_s1057"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" path="m5,62l15,72r9,l34,77r5,l44,77r9,-5l58,72,63,62,68,48r,-10l58,24,53,10,48,5,44,,34,,29,,20,5r-5,l10,10,5,14,,24,,38,,53r5,9xe" fillcolor="#005196" stroked="f">
                    <v:path arrowok="t" o:extrusionok="f"/>
                  </v:shape>
                  <v:shape id="Freeform: Shape 32" o:spid="_x0000_s1058"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33" o:spid="_x0000_s1059"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Shape 34" o:spid="_x0000_s1060"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xgxQAAANsAAAAPAAAAZHJzL2Rvd25yZXYueG1sRI9La8Mw&#10;EITvgf4HsYVeQiM3K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C19oxgxQAAANs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Shape 35" o:spid="_x0000_s1061"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36" o:spid="_x0000_s1062"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" path="m39,182l29,173,20,153,10,134,5,105,,81,,53,,29,5,r5,19l20,43r4,14l29,77r5,9l44,96r14,l77,91,39,182xe" fillcolor="#005196" stroked="f">
                    <v:path arrowok="t" o:extrusionok="f"/>
                  </v:shape>
                  <v:shape id="Freeform: Shape 37" o:spid="_x0000_s1063"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" path="m14,77l5,53,,39,5,20,14,5,24,,34,5r14,5l58,20r4,9l62,48,58,63,53,77,43,82r-9,5l24,82,14,77xe" fillcolor="#005196" stroked="f">
                    <v:path arrowok="t" o:extrusionok="f"/>
                  </v:shape>
                  <v:shape id="Freeform: Shape 38" o:spid="_x0000_s1064"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39" o:spid="_x0000_s1065"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0" o:spid="_x0000_s1066"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1" o:spid="_x0000_s1067"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2" o:spid="_x0000_s1068"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" path="m44,l58,14,72,24r15,9l106,43r14,5l135,48r14,4l164,48,154,62,144,72r-9,9l125,91r-9,9l106,110r-5,5l92,115r9,5l111,129r9,5l125,144r5,14l130,168r-5,14l120,192,,48,44,xe" fillcolor="#005196" stroked="f">
                    <v:path arrowok="t" o:extrusionok="f"/>
                  </v:shape>
                  <v:shape id="Freeform: Shape 43" o:spid="_x0000_s1069"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Shape 44" o:spid="_x0000_s1070"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" path="m110,l96,19,81,43,62,62,48,81,33,100,19,115,9,129r-5,5l,139r,9l4,163r,9l14,177r5,5l28,182,38,172,52,158,67,139,81,115,100,91,115,67,129,52,139,38r,-5l110,xe" fillcolor="#005196" stroked="f">
                    <v:path arrowok="t" o:extrusionok="f"/>
                  </v:shape>
                  <v:shape id="Freeform: Shape 45" o:spid="_x0000_s1071"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6" o:spid="_x0000_s1072"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" path="m149,52l134,38,120,24,106,14,86,9,62,4,43,,19,4,,9,14,19r15,5l43,28,58,38r9,10l72,62r5,14l72,96,149,52xe" fillcolor="#005196" stroked="f">
                    <v:path arrowok="t" o:extrusionok="f"/>
                  </v:shape>
                  <v:shape id="Freeform: Shape 47" o:spid="_x0000_s1073"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" path="m63,14l53,4,43,4,39,,29,,24,,19,4r-9,l10,14,,28,5,38r5,14l19,67r5,5l29,76r5,l39,76r9,-4l53,72r5,-5l63,62,67,52,72,38r,-14l63,14xe" fillcolor="#005196" stroked="f">
                    <v:path arrowok="t" o:extrusionok="f"/>
                  </v:shape>
                  <v:shape id="Freeform: Shape 48" o:spid="_x0000_s1074"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49" o:spid="_x0000_s1075"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50" o:spid="_x0000_s1076"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" fillcolor="#005196" stroked="f">
                    <v:textbox inset="2.53958mm,2.53958mm,2.53958mm,2.53958mm">
                      <w:txbxContent>
                        <w:p w14:paraId="6BB33F47" w14:textId="77777777" w:rsidR="00A26CD0" w:rsidRDefault="00A26CD0" w:rsidP="00A26CD0">
                          <w:pPr>
                            <w:spacing w:after="0" w:line="240" w:lineRule="auto"/>
                            <w:textDirection w:val="btLr"/>
                          </w:pPr>
                        </w:p>
                      </w:txbxContent>
                    </v:textbox>
                  </v:rect>
                  <v:rect id="Rectangle 51" o:spid="_x0000_s1077"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14:paraId="57B9DEBB" w14:textId="77777777" w:rsidR="00A26CD0" w:rsidRDefault="00A26CD0" w:rsidP="00A26CD0">
                          <w:pPr>
                            <w:spacing w:after="0" w:line="240" w:lineRule="auto"/>
                            <w:textDirection w:val="btLr"/>
                          </w:pPr>
                        </w:p>
                      </w:txbxContent>
                    </v:textbox>
                  </v:rect>
                  <v:shape id="Freeform: Shape 52" o:spid="_x0000_s1078"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" path="m,34l14,53,33,77,48,96r14,19l76,135r15,14l100,163r5,5l115,173r5,l129,168r5,l144,159r,-10l144,139,134,125,124,111,110,91,91,72,72,53,52,29,38,15,28,,24,,,34xe" fillcolor="#005196" stroked="f">
                    <v:path arrowok="t" o:extrusionok="f"/>
                  </v:shape>
                  <v:shape id="Freeform: Shape 53" o:spid="_x0000_s1079"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54" o:spid="_x0000_s1080"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" path="m43,l29,10,19,29,10,48,5,77,,101r,29l5,154r,29l15,159r4,-15l24,125r5,-19l39,91r9,-4l58,87r19,l43,xe" fillcolor="#005196" stroked="f">
                    <v:path arrowok="t" o:extrusionok="f"/>
                  </v:shape>
                  <v:shape id="Freeform: Shape 55" o:spid="_x0000_s1081"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" path="m9,9l,28,,48,,67,9,81r10,5l33,81,43,76r9,-9l57,52r,-14l52,24,48,9,43,4,28,,19,,9,9xe" fillcolor="#005196" stroked="f">
                    <v:path arrowok="t" o:extrusionok="f"/>
                  </v:shape>
                  <v:shape id="Freeform: Shape 56" o:spid="_x0000_s1082"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57" o:spid="_x0000_s1083"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58" o:spid="_x0000_s1084"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59" o:spid="_x0000_s1085"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60" o:spid="_x0000_s1086"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" path="m38,187l53,177,67,163r19,-5l101,149r14,-5l130,144r14,-5l158,144r-9,-15l139,120r-9,-10l125,101,115,91r-9,-5l96,77r-5,l96,72,106,62r9,-5l120,48r5,-15l125,24,120,9,115,,,144r38,43xe" fillcolor="#005196" stroked="f">
                    <v:path arrowok="t" o:extrusionok="f"/>
                  </v:shape>
                  <v:shape id="Freeform: Shape 61" o:spid="_x0000_s1087"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" path="m,149l9,130,19,110,24,91,33,67,38,53r,-24l38,14,38,,48,10r4,9l62,29,72,43r9,10l86,62r5,10l91,82,96,72r4,-10l105,53,115,43r9,-5l134,38r10,5l153,53,38,197,,149xe" fillcolor="#005196" stroked="f">
                    <v:path arrowok="t" o:extrusionok="f"/>
                  </v:shape>
                  <v:shape id="Freeform: Shape 62" o:spid="_x0000_s1088"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" path="m111,183l91,164,77,144,58,120,43,101,29,82,15,68,5,53,,48,,39,,29,,20,5,10,10,5,15,r9,l34,10,48,24,63,44,77,68,96,92r15,19l125,130r10,14l139,149r-28,34xe" fillcolor="#005196" stroked="f">
                    <v:path arrowok="t" o:extrusionok="f"/>
                  </v:shape>
                  <v:shape id="Freeform: Shape 63" o:spid="_x0000_s1089"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256" o:spid="_x0000_s1090"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" path="m149,43l139,62,125,72,105,86,86,91,67,96r-24,l19,96,,91,19,82,33,77,48,67r9,-5l72,53,77,38r,-14l72,r77,43xe" fillcolor="#005196" stroked="f">
                    <v:path arrowok="t" o:extrusionok="f"/>
                  </v:shape>
                  <v:shape id="Freeform: Shape 257" o:spid="_x0000_s1091"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" path="m57,62l48,72r-5,l33,77r-4,l19,77,14,72r-5,l5,62,,48,,38,5,24,14,10,19,5,24,r9,l38,r5,5l48,5r9,5l57,14r5,10l67,38r,15l57,62xe" fillcolor="#005196" stroked="f">
                    <v:path arrowok="t" o:extrusionok="f"/>
                  </v:shape>
                  <v:shape id="Freeform: Shape 258" o:spid="_x0000_s1092"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259" o:spid="_x0000_s1093"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extrusionok="f"/>
                  </v:shape>
                  <v:rect id="Rectangle 260" o:spid="_x0000_s1094"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" fillcolor="#005196" stroked="f">
                    <v:textbox inset="2.53958mm,2.53958mm,2.53958mm,2.53958mm">
                      <w:txbxContent>
                        <w:p w14:paraId="49E3C135" w14:textId="77777777" w:rsidR="00A26CD0" w:rsidRDefault="00A26CD0" w:rsidP="00A26CD0">
                          <w:pPr>
                            <w:spacing w:after="0" w:line="240" w:lineRule="auto"/>
                            <w:textDirection w:val="btLr"/>
                          </w:pPr>
                        </w:p>
                      </w:txbxContent>
                    </v:textbox>
                  </v:rect>
                  <v:rect id="Rectangle 261" o:spid="_x0000_s1095"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" fillcolor="#005196" stroked="f">
                    <v:textbox inset="2.53958mm,2.53958mm,2.53958mm,2.53958mm">
                      <w:txbxContent>
                        <w:p w14:paraId="31B07FA4" w14:textId="77777777" w:rsidR="00A26CD0" w:rsidRDefault="00A26CD0" w:rsidP="00A26CD0">
                          <w:pPr>
                            <w:spacing w:after="0" w:line="240" w:lineRule="auto"/>
                            <w:textDirection w:val="btLr"/>
                          </w:pPr>
                        </w:p>
                      </w:txbxContent>
                    </v:textbox>
                  </v:rect>
                </v:group>
              </v:group>
            </w:pict>
          </mc:Fallback>
        </mc:AlternateContent>
      </w:r>
    </w:p>
    <w:p w14:paraId="61B46ECB" w14:textId="77777777" w:rsidR="00A26CD0" w:rsidRDefault="00A26CD0" w:rsidP="00A26CD0">
      <w:pPr>
        <w:jc w:val="center"/>
        <w:rPr>
          <w:b/>
          <w:sz w:val="36"/>
          <w:szCs w:val="36"/>
        </w:rPr>
      </w:pPr>
      <w:r>
        <w:rPr>
          <w:b/>
          <w:sz w:val="36"/>
          <w:szCs w:val="36"/>
        </w:rPr>
        <w:t>ĐẠI HỌC QUỐC GIA THÀNH PHỐ HỒ CHÍ MINH</w:t>
      </w:r>
    </w:p>
    <w:p w14:paraId="620B58A8" w14:textId="77777777" w:rsidR="00A26CD0" w:rsidRDefault="00A26CD0" w:rsidP="00A26CD0">
      <w:pPr>
        <w:spacing w:after="120"/>
        <w:jc w:val="center"/>
        <w:rPr>
          <w:b/>
          <w:sz w:val="36"/>
          <w:szCs w:val="36"/>
        </w:rPr>
      </w:pPr>
      <w:r>
        <w:rPr>
          <w:b/>
          <w:sz w:val="36"/>
          <w:szCs w:val="36"/>
        </w:rPr>
        <w:t>TRƯỜNG ĐẠI HỌC CÔNG NGHỆ THÔNG TIN</w:t>
      </w:r>
    </w:p>
    <w:p w14:paraId="685508FC" w14:textId="77777777" w:rsidR="00A26CD0" w:rsidRDefault="00A26CD0" w:rsidP="00A26CD0">
      <w:pPr>
        <w:spacing w:after="120"/>
        <w:jc w:val="center"/>
        <w:rPr>
          <w:b/>
          <w:sz w:val="36"/>
          <w:szCs w:val="36"/>
        </w:rPr>
      </w:pPr>
      <w:bookmarkStart w:id="1" w:name="_heading=h.30j0zll" w:colFirst="0" w:colLast="0"/>
      <w:bookmarkEnd w:id="1"/>
      <w:r>
        <w:rPr>
          <w:noProof/>
        </w:rPr>
        <w:drawing>
          <wp:anchor distT="0" distB="0" distL="114300" distR="114300" simplePos="0" relativeHeight="251658241" behindDoc="0" locked="0" layoutInCell="1" hidden="0" allowOverlap="1" wp14:anchorId="730D618C" wp14:editId="63643BCE">
            <wp:simplePos x="0" y="0"/>
            <wp:positionH relativeFrom="column">
              <wp:posOffset>1849120</wp:posOffset>
            </wp:positionH>
            <wp:positionV relativeFrom="paragraph">
              <wp:posOffset>306070</wp:posOffset>
            </wp:positionV>
            <wp:extent cx="2060575" cy="1637665"/>
            <wp:effectExtent l="0" t="0" r="0" b="0"/>
            <wp:wrapTopAndBottom distT="0" distB="0"/>
            <wp:docPr id="270" name="image2.png" descr="Logo, icon&#10;&#10;Description automatically generated"/>
            <wp:cNvGraphicFramePr/>
            <a:graphic xmlns:a="http://schemas.openxmlformats.org/drawingml/2006/main">
              <a:graphicData uri="http://schemas.openxmlformats.org/drawingml/2006/picture">
                <pic:pic xmlns:pic="http://schemas.openxmlformats.org/drawingml/2006/picture">
                  <pic:nvPicPr>
                    <pic:cNvPr id="270" name="image2.png" descr="Logo, icon&#10;&#10;Description automatically generated"/>
                    <pic:cNvPicPr preferRelativeResize="0"/>
                  </pic:nvPicPr>
                  <pic:blipFill>
                    <a:blip r:embed="rId11"/>
                    <a:srcRect/>
                    <a:stretch>
                      <a:fillRect/>
                    </a:stretch>
                  </pic:blipFill>
                  <pic:spPr>
                    <a:xfrm>
                      <a:off x="0" y="0"/>
                      <a:ext cx="2060575" cy="1637665"/>
                    </a:xfrm>
                    <a:prstGeom prst="rect">
                      <a:avLst/>
                    </a:prstGeom>
                    <a:ln/>
                  </pic:spPr>
                </pic:pic>
              </a:graphicData>
            </a:graphic>
          </wp:anchor>
        </w:drawing>
      </w:r>
    </w:p>
    <w:p w14:paraId="2146913A" w14:textId="77777777" w:rsidR="00A26CD0" w:rsidRDefault="00A26CD0" w:rsidP="00A26CD0">
      <w:pPr>
        <w:rPr>
          <w:b/>
          <w:sz w:val="36"/>
          <w:szCs w:val="36"/>
        </w:rPr>
      </w:pPr>
    </w:p>
    <w:p w14:paraId="2B3E2434" w14:textId="77777777" w:rsidR="00A26CD0" w:rsidRDefault="00A26CD0" w:rsidP="00A26CD0">
      <w:pPr>
        <w:jc w:val="center"/>
        <w:rPr>
          <w:b/>
          <w:sz w:val="56"/>
          <w:szCs w:val="56"/>
        </w:rPr>
      </w:pPr>
      <w:r>
        <w:rPr>
          <w:b/>
          <w:sz w:val="56"/>
          <w:szCs w:val="56"/>
        </w:rPr>
        <w:t>BÁO CÁO</w:t>
      </w:r>
    </w:p>
    <w:p w14:paraId="09FFB955" w14:textId="2BFC4B70" w:rsidR="00A26CD0" w:rsidRDefault="00A26CD0" w:rsidP="00A26CD0">
      <w:pPr>
        <w:spacing w:line="360" w:lineRule="auto"/>
        <w:jc w:val="center"/>
        <w:rPr>
          <w:b/>
          <w:sz w:val="40"/>
          <w:szCs w:val="40"/>
        </w:rPr>
      </w:pPr>
      <w:r>
        <w:rPr>
          <w:b/>
          <w:sz w:val="40"/>
          <w:szCs w:val="40"/>
        </w:rPr>
        <w:t>ĐỒ ÁN MÔN NHẬP MÔN ỨNG DỤNG DI ĐỘNG</w:t>
      </w:r>
    </w:p>
    <w:p w14:paraId="67B6F5D2" w14:textId="3184AC60" w:rsidR="00A26CD0" w:rsidRPr="00454F63" w:rsidRDefault="00454F63" w:rsidP="00A26CD0">
      <w:pPr>
        <w:jc w:val="center"/>
        <w:rPr>
          <w:b/>
          <w:sz w:val="40"/>
          <w:szCs w:val="40"/>
          <w:lang w:val="vi-VN"/>
        </w:rPr>
      </w:pPr>
      <w:r>
        <w:rPr>
          <w:b/>
          <w:color w:val="2E75B5"/>
          <w:sz w:val="36"/>
          <w:szCs w:val="36"/>
        </w:rPr>
        <w:t>Ứng</w:t>
      </w:r>
      <w:r>
        <w:rPr>
          <w:b/>
          <w:color w:val="2E75B5"/>
          <w:sz w:val="36"/>
          <w:szCs w:val="36"/>
          <w:lang w:val="vi-VN"/>
        </w:rPr>
        <w:t xml:space="preserve"> dụng nghe nhạc – SPACE</w:t>
      </w:r>
    </w:p>
    <w:p w14:paraId="710170DF" w14:textId="77777777" w:rsidR="00A26CD0" w:rsidRDefault="00A26CD0" w:rsidP="00A26CD0">
      <w:pPr>
        <w:spacing w:after="0" w:line="360" w:lineRule="auto"/>
        <w:ind w:firstLine="720"/>
        <w:jc w:val="center"/>
        <w:rPr>
          <w:b/>
          <w:sz w:val="28"/>
          <w:szCs w:val="28"/>
        </w:rPr>
      </w:pPr>
      <w:r>
        <w:rPr>
          <w:b/>
          <w:sz w:val="28"/>
          <w:szCs w:val="28"/>
        </w:rPr>
        <w:t>Giảng viên hướng dẫn: Nguyễn Tấn Toàn</w:t>
      </w:r>
    </w:p>
    <w:p w14:paraId="5F541751" w14:textId="77777777" w:rsidR="00A26CD0" w:rsidRDefault="00A26CD0" w:rsidP="00A26CD0">
      <w:pPr>
        <w:spacing w:after="0" w:line="360" w:lineRule="auto"/>
        <w:jc w:val="both"/>
        <w:rPr>
          <w:b/>
          <w:sz w:val="28"/>
          <w:szCs w:val="28"/>
        </w:rPr>
      </w:pPr>
    </w:p>
    <w:p w14:paraId="380F6574" w14:textId="77777777" w:rsidR="00A26CD0" w:rsidRDefault="00A26CD0" w:rsidP="00A26CD0">
      <w:pPr>
        <w:spacing w:after="0" w:line="360" w:lineRule="auto"/>
        <w:ind w:left="2790" w:firstLine="90"/>
        <w:jc w:val="both"/>
        <w:rPr>
          <w:b/>
          <w:sz w:val="28"/>
          <w:szCs w:val="28"/>
        </w:rPr>
      </w:pPr>
      <w:r>
        <w:rPr>
          <w:b/>
          <w:sz w:val="28"/>
          <w:szCs w:val="28"/>
        </w:rPr>
        <w:t>Sinh viên thực hiện:</w:t>
      </w:r>
    </w:p>
    <w:p w14:paraId="41B3E39D" w14:textId="50DECC25" w:rsidR="00A26CD0" w:rsidRDefault="00A26CD0" w:rsidP="00A26CD0">
      <w:pPr>
        <w:spacing w:after="0" w:line="360" w:lineRule="auto"/>
        <w:ind w:left="2790" w:firstLine="90"/>
        <w:jc w:val="both"/>
        <w:rPr>
          <w:b/>
          <w:sz w:val="28"/>
          <w:szCs w:val="28"/>
        </w:rPr>
      </w:pPr>
      <w:r>
        <w:rPr>
          <w:b/>
          <w:sz w:val="28"/>
          <w:szCs w:val="28"/>
        </w:rPr>
        <w:t>NGUYỄN</w:t>
      </w:r>
      <w:r>
        <w:rPr>
          <w:b/>
          <w:sz w:val="28"/>
          <w:szCs w:val="28"/>
          <w:lang w:val="vi-VN"/>
        </w:rPr>
        <w:t xml:space="preserve"> ĐỨC LONG</w:t>
      </w:r>
      <w:r>
        <w:rPr>
          <w:b/>
          <w:sz w:val="28"/>
          <w:szCs w:val="28"/>
        </w:rPr>
        <w:tab/>
      </w:r>
      <w:r>
        <w:rPr>
          <w:b/>
          <w:sz w:val="28"/>
          <w:szCs w:val="28"/>
        </w:rPr>
        <w:tab/>
      </w:r>
      <w:r>
        <w:rPr>
          <w:b/>
          <w:sz w:val="28"/>
          <w:szCs w:val="28"/>
        </w:rPr>
        <w:tab/>
        <w:t>20521566</w:t>
      </w:r>
    </w:p>
    <w:p w14:paraId="2D2FDB06" w14:textId="1C3B5548" w:rsidR="00A26CD0" w:rsidRDefault="00A26CD0" w:rsidP="00A26CD0">
      <w:pPr>
        <w:spacing w:after="0" w:line="360" w:lineRule="auto"/>
        <w:ind w:left="2880"/>
        <w:jc w:val="both"/>
        <w:rPr>
          <w:b/>
          <w:sz w:val="28"/>
          <w:szCs w:val="28"/>
        </w:rPr>
      </w:pPr>
      <w:r>
        <w:rPr>
          <w:b/>
          <w:sz w:val="28"/>
          <w:szCs w:val="28"/>
        </w:rPr>
        <w:t>NGUYỄN</w:t>
      </w:r>
      <w:r>
        <w:rPr>
          <w:b/>
          <w:sz w:val="28"/>
          <w:szCs w:val="28"/>
          <w:lang w:val="vi-VN"/>
        </w:rPr>
        <w:t xml:space="preserve"> TUẤN KHÔI</w:t>
      </w:r>
      <w:r>
        <w:rPr>
          <w:b/>
          <w:sz w:val="28"/>
          <w:szCs w:val="28"/>
        </w:rPr>
        <w:tab/>
        <w:t xml:space="preserve">          20521480</w:t>
      </w:r>
    </w:p>
    <w:p w14:paraId="1FF2389E" w14:textId="71909A6F" w:rsidR="00A26CD0" w:rsidRDefault="00A26CD0" w:rsidP="00A26CD0">
      <w:pPr>
        <w:spacing w:after="0" w:line="360" w:lineRule="auto"/>
        <w:ind w:left="2880"/>
        <w:jc w:val="both"/>
        <w:rPr>
          <w:b/>
          <w:sz w:val="28"/>
          <w:szCs w:val="28"/>
        </w:rPr>
      </w:pPr>
      <w:r>
        <w:rPr>
          <w:b/>
          <w:sz w:val="28"/>
          <w:szCs w:val="28"/>
        </w:rPr>
        <w:t>NGUYỄN</w:t>
      </w:r>
      <w:r>
        <w:rPr>
          <w:b/>
          <w:sz w:val="28"/>
          <w:szCs w:val="28"/>
          <w:lang w:val="vi-VN"/>
        </w:rPr>
        <w:t xml:space="preserve"> BÁ KHANH</w:t>
      </w:r>
      <w:r>
        <w:rPr>
          <w:b/>
          <w:sz w:val="28"/>
          <w:szCs w:val="28"/>
        </w:rPr>
        <w:tab/>
      </w:r>
      <w:r>
        <w:rPr>
          <w:b/>
          <w:sz w:val="28"/>
          <w:szCs w:val="28"/>
          <w:lang w:val="vi-VN"/>
        </w:rPr>
        <w:tab/>
      </w:r>
      <w:r>
        <w:rPr>
          <w:b/>
          <w:sz w:val="28"/>
          <w:szCs w:val="28"/>
          <w:lang w:val="vi-VN"/>
        </w:rPr>
        <w:tab/>
        <w:t>20521450</w:t>
      </w:r>
      <w:r>
        <w:rPr>
          <w:b/>
          <w:sz w:val="28"/>
          <w:szCs w:val="28"/>
        </w:rPr>
        <w:tab/>
      </w:r>
      <w:r>
        <w:rPr>
          <w:b/>
          <w:sz w:val="28"/>
          <w:szCs w:val="28"/>
        </w:rPr>
        <w:tab/>
      </w:r>
    </w:p>
    <w:p w14:paraId="2A72CB29" w14:textId="77777777" w:rsidR="00A26CD0" w:rsidRDefault="00A26CD0" w:rsidP="00A26CD0">
      <w:pPr>
        <w:spacing w:after="0" w:line="360" w:lineRule="auto"/>
        <w:jc w:val="both"/>
        <w:rPr>
          <w:b/>
          <w:sz w:val="28"/>
          <w:szCs w:val="28"/>
        </w:rPr>
      </w:pPr>
    </w:p>
    <w:p w14:paraId="6FF1F740" w14:textId="77777777" w:rsidR="00642915" w:rsidRDefault="00642915" w:rsidP="791A7CC3">
      <w:pPr>
        <w:pBdr>
          <w:top w:val="nil"/>
          <w:left w:val="nil"/>
          <w:bottom w:val="nil"/>
          <w:right w:val="nil"/>
          <w:between w:val="nil"/>
        </w:pBdr>
        <w:shd w:val="clear" w:color="auto" w:fill="FFFFFF" w:themeFill="background1"/>
        <w:tabs>
          <w:tab w:val="left" w:pos="1710"/>
          <w:tab w:val="left" w:pos="1890"/>
        </w:tabs>
        <w:spacing w:before="160" w:after="0" w:line="360" w:lineRule="auto"/>
        <w:jc w:val="center"/>
        <w:rPr>
          <w:b/>
          <w:sz w:val="32"/>
          <w:szCs w:val="32"/>
          <w:highlight w:val="white"/>
        </w:rPr>
      </w:pPr>
    </w:p>
    <w:p w14:paraId="7D3DCE50" w14:textId="18A1EE46" w:rsidR="00A26CD0" w:rsidRPr="00617864" w:rsidRDefault="00A26CD0" w:rsidP="00617864">
      <w:pPr>
        <w:pBdr>
          <w:top w:val="nil"/>
          <w:left w:val="nil"/>
          <w:bottom w:val="nil"/>
          <w:right w:val="nil"/>
          <w:between w:val="nil"/>
        </w:pBdr>
        <w:shd w:val="clear" w:color="auto" w:fill="FFFFFF"/>
        <w:tabs>
          <w:tab w:val="left" w:pos="1710"/>
          <w:tab w:val="left" w:pos="1890"/>
        </w:tabs>
        <w:spacing w:before="160" w:after="0" w:line="360" w:lineRule="auto"/>
        <w:jc w:val="center"/>
        <w:rPr>
          <w:b/>
          <w:sz w:val="32"/>
          <w:szCs w:val="32"/>
          <w:highlight w:val="white"/>
        </w:rPr>
      </w:pPr>
      <w:r>
        <w:rPr>
          <w:b/>
          <w:sz w:val="32"/>
          <w:szCs w:val="32"/>
          <w:highlight w:val="white"/>
        </w:rPr>
        <w:t>🙡🙢</w:t>
      </w:r>
      <w:r>
        <w:rPr>
          <w:b/>
          <w:color w:val="000000"/>
          <w:sz w:val="32"/>
          <w:szCs w:val="32"/>
        </w:rPr>
        <w:t>Tp. Hồ Chí Minh, 6</w:t>
      </w:r>
      <w:r>
        <w:rPr>
          <w:b/>
          <w:color w:val="000000"/>
          <w:sz w:val="32"/>
          <w:szCs w:val="32"/>
          <w:highlight w:val="white"/>
        </w:rPr>
        <w:t xml:space="preserve">/2022 </w:t>
      </w:r>
      <w:r>
        <w:rPr>
          <w:b/>
          <w:sz w:val="32"/>
          <w:szCs w:val="32"/>
          <w:highlight w:val="white"/>
        </w:rPr>
        <w:t>🙡🙢</w:t>
      </w:r>
    </w:p>
    <w:tbl>
      <w:tblPr>
        <w:tblW w:w="10227" w:type="dxa"/>
        <w:jc w:val="center"/>
        <w:tblLook w:val="04A0" w:firstRow="1" w:lastRow="0" w:firstColumn="1" w:lastColumn="0" w:noHBand="0" w:noVBand="1"/>
      </w:tblPr>
      <w:tblGrid>
        <w:gridCol w:w="5153"/>
        <w:gridCol w:w="5074"/>
      </w:tblGrid>
      <w:tr w:rsidR="00A26CD0" w14:paraId="3AAE69D2" w14:textId="77777777" w:rsidTr="00380A01">
        <w:trPr>
          <w:jc w:val="center"/>
        </w:trPr>
        <w:tc>
          <w:tcPr>
            <w:tcW w:w="5153" w:type="dxa"/>
          </w:tcPr>
          <w:p w14:paraId="11106652" w14:textId="77777777" w:rsidR="00A26CD0" w:rsidRPr="00F40225" w:rsidRDefault="00A26CD0" w:rsidP="00380A01">
            <w:pPr>
              <w:spacing w:line="276" w:lineRule="auto"/>
              <w:jc w:val="center"/>
              <w:rPr>
                <w:lang w:eastAsia="zh-CN"/>
              </w:rPr>
            </w:pPr>
            <w:r>
              <w:lastRenderedPageBreak/>
              <w:br w:type="page"/>
            </w:r>
            <w:r>
              <w:br w:type="page"/>
            </w:r>
            <w:r w:rsidRPr="00F40225">
              <w:rPr>
                <w:b/>
              </w:rPr>
              <w:br w:type="page"/>
            </w:r>
            <w:r w:rsidRPr="00F40225">
              <w:rPr>
                <w:lang w:eastAsia="zh-CN"/>
              </w:rPr>
              <w:t>TRƯỜNG ĐẠI HỌC CÔNG NGHỆ THÔNG TIN</w:t>
            </w:r>
          </w:p>
          <w:p w14:paraId="3D32190D" w14:textId="77777777" w:rsidR="00A26CD0" w:rsidRPr="00F40225" w:rsidRDefault="00A26CD0" w:rsidP="00380A01">
            <w:pPr>
              <w:spacing w:line="276" w:lineRule="auto"/>
              <w:jc w:val="center"/>
              <w:rPr>
                <w:b/>
                <w:lang w:eastAsia="zh-CN"/>
              </w:rPr>
            </w:pPr>
            <w:r w:rsidRPr="00F40225">
              <w:rPr>
                <w:b/>
                <w:lang w:eastAsia="zh-CN"/>
              </w:rPr>
              <w:t xml:space="preserve">KHOA </w:t>
            </w:r>
            <w:r>
              <w:rPr>
                <w:b/>
                <w:lang w:eastAsia="zh-CN"/>
              </w:rPr>
              <w:t>CÔNG NGHỆ PHẦN MỀM</w:t>
            </w:r>
          </w:p>
          <w:p w14:paraId="45F7E994" w14:textId="77777777" w:rsidR="00A26CD0" w:rsidRPr="00F40225" w:rsidRDefault="00A26CD0" w:rsidP="00380A01">
            <w:pPr>
              <w:tabs>
                <w:tab w:val="left" w:pos="6480"/>
              </w:tabs>
              <w:spacing w:line="276" w:lineRule="auto"/>
              <w:jc w:val="center"/>
              <w:rPr>
                <w:lang w:eastAsia="zh-CN"/>
              </w:rPr>
            </w:pPr>
            <w:r w:rsidRPr="00F40225">
              <w:rPr>
                <w:rFonts w:ascii="Wingdings" w:eastAsia="Wingdings" w:hAnsi="Wingdings" w:cs="Wingdings"/>
                <w:lang w:eastAsia="zh-CN"/>
              </w:rPr>
              <w:t>□«□</w:t>
            </w:r>
          </w:p>
        </w:tc>
        <w:tc>
          <w:tcPr>
            <w:tcW w:w="5074" w:type="dxa"/>
          </w:tcPr>
          <w:p w14:paraId="52C8B525" w14:textId="77777777" w:rsidR="00A26CD0" w:rsidRPr="00F40225" w:rsidRDefault="00A26CD0" w:rsidP="00380A01">
            <w:pPr>
              <w:spacing w:line="276" w:lineRule="auto"/>
              <w:jc w:val="center"/>
              <w:rPr>
                <w:lang w:eastAsia="zh-CN"/>
              </w:rPr>
            </w:pPr>
            <w:r w:rsidRPr="00F40225">
              <w:rPr>
                <w:lang w:eastAsia="zh-CN"/>
              </w:rPr>
              <w:t>CỘNG HÒA XÃ HỘI CHỦ NGHĨA VIỆT NAM</w:t>
            </w:r>
          </w:p>
          <w:p w14:paraId="78DA393C" w14:textId="77777777" w:rsidR="00A26CD0" w:rsidRPr="00F40225" w:rsidRDefault="00A26CD0" w:rsidP="00380A01">
            <w:pPr>
              <w:spacing w:line="276" w:lineRule="auto"/>
              <w:jc w:val="center"/>
              <w:rPr>
                <w:b/>
                <w:lang w:eastAsia="zh-CN"/>
              </w:rPr>
            </w:pPr>
            <w:r w:rsidRPr="00F40225">
              <w:rPr>
                <w:b/>
                <w:lang w:eastAsia="zh-CN"/>
              </w:rPr>
              <w:t>Độc lập – Tự do – Hạnh phúc</w:t>
            </w:r>
          </w:p>
          <w:p w14:paraId="66D2A91B" w14:textId="77777777" w:rsidR="00A26CD0" w:rsidRDefault="00A26CD0" w:rsidP="00380A01">
            <w:pPr>
              <w:spacing w:line="276" w:lineRule="auto"/>
              <w:jc w:val="center"/>
              <w:rPr>
                <w:lang w:eastAsia="zh-CN"/>
              </w:rPr>
            </w:pPr>
            <w:r>
              <w:rPr>
                <w:rFonts w:ascii="Wingdings" w:eastAsia="Wingdings" w:hAnsi="Wingdings" w:cs="Wingdings"/>
                <w:lang w:eastAsia="zh-CN"/>
              </w:rPr>
              <w:t>□«□</w:t>
            </w:r>
          </w:p>
        </w:tc>
      </w:tr>
    </w:tbl>
    <w:p w14:paraId="501E5E2D" w14:textId="77777777" w:rsidR="00A26CD0" w:rsidRDefault="00A26CD0" w:rsidP="00A26CD0">
      <w:pPr>
        <w:spacing w:before="240" w:after="240" w:line="276" w:lineRule="auto"/>
        <w:jc w:val="center"/>
        <w:rPr>
          <w:b/>
          <w:sz w:val="36"/>
          <w:szCs w:val="36"/>
        </w:rPr>
      </w:pPr>
      <w:bookmarkStart w:id="2" w:name="_Toc475611253"/>
      <w:bookmarkStart w:id="3" w:name="_Toc475611247"/>
      <w:r>
        <w:rPr>
          <w:b/>
          <w:sz w:val="36"/>
          <w:szCs w:val="36"/>
        </w:rPr>
        <w:t>NHIỆM VỤ ĐỒ ÁN MÔN HỌC</w:t>
      </w:r>
    </w:p>
    <w:p w14:paraId="380FC9BA" w14:textId="4F6BB38D" w:rsidR="00A26CD0" w:rsidRDefault="00A26CD0" w:rsidP="00A26CD0">
      <w:pPr>
        <w:tabs>
          <w:tab w:val="left" w:pos="284"/>
          <w:tab w:val="left" w:pos="1701"/>
          <w:tab w:val="left" w:leader="dot" w:pos="5387"/>
          <w:tab w:val="left" w:leader="dot" w:pos="8788"/>
        </w:tabs>
        <w:spacing w:line="276" w:lineRule="auto"/>
      </w:pPr>
      <w:r>
        <w:t xml:space="preserve">Họ và tên SV 1: </w:t>
      </w:r>
      <w:r>
        <w:rPr>
          <w:b/>
        </w:rPr>
        <w:t>Nguyễn</w:t>
      </w:r>
      <w:r>
        <w:rPr>
          <w:b/>
          <w:lang w:val="vi-VN"/>
        </w:rPr>
        <w:t xml:space="preserve"> Đức Long</w:t>
      </w:r>
      <w:r>
        <w:tab/>
        <w:t xml:space="preserve">MSSV: </w:t>
      </w:r>
      <w:r>
        <w:rPr>
          <w:b/>
        </w:rPr>
        <w:t>20521566</w:t>
      </w:r>
      <w:r>
        <w:tab/>
      </w:r>
    </w:p>
    <w:p w14:paraId="71D40BF3" w14:textId="57F2AE16" w:rsidR="00A26CD0" w:rsidRDefault="00A26CD0" w:rsidP="00A26CD0">
      <w:pPr>
        <w:tabs>
          <w:tab w:val="left" w:pos="284"/>
          <w:tab w:val="left" w:pos="1701"/>
          <w:tab w:val="left" w:leader="dot" w:pos="5387"/>
          <w:tab w:val="left" w:leader="dot" w:pos="8788"/>
        </w:tabs>
        <w:spacing w:line="276" w:lineRule="auto"/>
      </w:pPr>
      <w:r>
        <w:t xml:space="preserve">Họ và tên SV 1: </w:t>
      </w:r>
      <w:r>
        <w:rPr>
          <w:b/>
        </w:rPr>
        <w:t>Nguyễn</w:t>
      </w:r>
      <w:r>
        <w:rPr>
          <w:b/>
          <w:lang w:val="vi-VN"/>
        </w:rPr>
        <w:t xml:space="preserve"> Tuấn Khôi</w:t>
      </w:r>
      <w:r>
        <w:tab/>
        <w:t xml:space="preserve">MSSV: </w:t>
      </w:r>
      <w:r>
        <w:rPr>
          <w:b/>
        </w:rPr>
        <w:t>20521480</w:t>
      </w:r>
      <w:r>
        <w:tab/>
      </w:r>
    </w:p>
    <w:p w14:paraId="50BAB531" w14:textId="10465B53" w:rsidR="00A26CD0" w:rsidRDefault="00A26CD0" w:rsidP="00A26CD0">
      <w:pPr>
        <w:tabs>
          <w:tab w:val="left" w:pos="284"/>
          <w:tab w:val="left" w:pos="1701"/>
          <w:tab w:val="left" w:leader="dot" w:pos="5387"/>
          <w:tab w:val="left" w:leader="dot" w:pos="8788"/>
        </w:tabs>
        <w:spacing w:line="276" w:lineRule="auto"/>
      </w:pPr>
      <w:r>
        <w:t xml:space="preserve">Họ và tên SV 2: </w:t>
      </w:r>
      <w:r>
        <w:rPr>
          <w:b/>
        </w:rPr>
        <w:t>Nguyễn</w:t>
      </w:r>
      <w:r>
        <w:rPr>
          <w:b/>
          <w:lang w:val="vi-VN"/>
        </w:rPr>
        <w:t xml:space="preserve"> Bá Khanh</w:t>
      </w:r>
      <w:r>
        <w:tab/>
        <w:t xml:space="preserve">MSSV: </w:t>
      </w:r>
      <w:r>
        <w:rPr>
          <w:b/>
        </w:rPr>
        <w:t>20521450</w:t>
      </w:r>
      <w:r>
        <w:tab/>
      </w:r>
    </w:p>
    <w:p w14:paraId="25C603BA" w14:textId="4A102CB8" w:rsidR="00A26CD0" w:rsidRDefault="00A26CD0" w:rsidP="00E71BB3">
      <w:pPr>
        <w:tabs>
          <w:tab w:val="left" w:pos="284"/>
          <w:tab w:val="left" w:pos="1276"/>
          <w:tab w:val="left" w:leader="dot" w:pos="5387"/>
          <w:tab w:val="left" w:leader="dot" w:pos="9639"/>
        </w:tabs>
        <w:spacing w:line="276" w:lineRule="auto"/>
        <w:ind w:left="284" w:hanging="284"/>
      </w:pPr>
      <w:r>
        <w:t xml:space="preserve">Lớp: </w:t>
      </w:r>
      <w:r w:rsidR="00E71BB3" w:rsidRPr="00E71BB3">
        <w:rPr>
          <w:b/>
        </w:rPr>
        <w:t>SE114.M21.PMCL</w:t>
      </w:r>
      <w:r>
        <w:tab/>
        <w:t xml:space="preserve"> </w:t>
      </w:r>
    </w:p>
    <w:p w14:paraId="3889B1C4" w14:textId="6DFD9FB5" w:rsidR="00A26CD0" w:rsidRDefault="00A26CD0" w:rsidP="00A26CD0">
      <w:pPr>
        <w:tabs>
          <w:tab w:val="left" w:pos="284"/>
          <w:tab w:val="left" w:leader="dot" w:pos="8788"/>
        </w:tabs>
        <w:spacing w:before="100" w:after="100" w:line="276" w:lineRule="auto"/>
      </w:pPr>
      <w:r>
        <w:t xml:space="preserve">Tên đề tài: </w:t>
      </w:r>
      <w:r w:rsidRPr="000100C4">
        <w:rPr>
          <w:b/>
        </w:rPr>
        <w:t>XÂY DỰNG ỨNG DỤNG</w:t>
      </w:r>
      <w:r>
        <w:rPr>
          <w:b/>
        </w:rPr>
        <w:t xml:space="preserve"> NGHE</w:t>
      </w:r>
      <w:r>
        <w:rPr>
          <w:b/>
          <w:lang w:val="vi-VN"/>
        </w:rPr>
        <w:t xml:space="preserve"> NHẠC TRỰC TUYẾN</w:t>
      </w:r>
      <w:r>
        <w:tab/>
      </w:r>
    </w:p>
    <w:p w14:paraId="157572B7" w14:textId="62B7C8D6" w:rsidR="00A26CD0" w:rsidRDefault="00A26CD0" w:rsidP="00A26CD0">
      <w:pPr>
        <w:tabs>
          <w:tab w:val="left" w:pos="284"/>
          <w:tab w:val="left" w:leader="dot" w:pos="8788"/>
        </w:tabs>
        <w:spacing w:before="100" w:after="100" w:line="276" w:lineRule="auto"/>
      </w:pPr>
      <w:r>
        <w:t>Giảng viên giảng dạy</w:t>
      </w:r>
      <w:r>
        <w:rPr>
          <w:lang w:val="vi-VN"/>
        </w:rPr>
        <w:t xml:space="preserve"> </w:t>
      </w:r>
      <w:r>
        <w:rPr>
          <w:b/>
          <w:bCs/>
          <w:lang w:val="vi-VN"/>
        </w:rPr>
        <w:t>Nguyễn Tấn Toàn</w:t>
      </w:r>
      <w:r>
        <w:tab/>
      </w:r>
    </w:p>
    <w:p w14:paraId="55BE8708" w14:textId="69CBFBE0" w:rsidR="00A26CD0" w:rsidRDefault="00A26CD0" w:rsidP="00A26CD0">
      <w:pPr>
        <w:tabs>
          <w:tab w:val="left" w:pos="284"/>
          <w:tab w:val="left" w:leader="dot" w:pos="9639"/>
        </w:tabs>
        <w:spacing w:before="100" w:after="100" w:line="276" w:lineRule="auto"/>
      </w:pPr>
      <w:r>
        <w:t>Thời gian thực hiện:</w:t>
      </w:r>
      <w:r>
        <w:rPr>
          <w:b/>
        </w:rPr>
        <w:t xml:space="preserve"> </w:t>
      </w:r>
      <w:r w:rsidR="00E71BB3">
        <w:rPr>
          <w:b/>
        </w:rPr>
        <w:t>0</w:t>
      </w:r>
      <w:r w:rsidR="00CF17D5">
        <w:rPr>
          <w:b/>
        </w:rPr>
        <w:t>3</w:t>
      </w:r>
      <w:r w:rsidRPr="0060134B">
        <w:rPr>
          <w:b/>
        </w:rPr>
        <w:t>/</w:t>
      </w:r>
      <w:r w:rsidR="00E71BB3">
        <w:rPr>
          <w:b/>
        </w:rPr>
        <w:t>2022</w:t>
      </w:r>
      <w:r w:rsidRPr="0060134B">
        <w:rPr>
          <w:b/>
        </w:rPr>
        <w:t xml:space="preserve"> đến </w:t>
      </w:r>
      <w:r w:rsidR="00E71BB3">
        <w:rPr>
          <w:b/>
        </w:rPr>
        <w:t>0</w:t>
      </w:r>
      <w:r w:rsidR="00CF17D5">
        <w:rPr>
          <w:b/>
        </w:rPr>
        <w:t>6</w:t>
      </w:r>
      <w:r w:rsidRPr="0060134B">
        <w:rPr>
          <w:b/>
        </w:rPr>
        <w:t>/</w:t>
      </w:r>
      <w:r w:rsidR="00E71BB3">
        <w:rPr>
          <w:b/>
        </w:rPr>
        <w:t>2022</w:t>
      </w:r>
    </w:p>
    <w:p w14:paraId="094F32B9" w14:textId="77777777" w:rsidR="00A26CD0" w:rsidRDefault="00A26CD0" w:rsidP="00A26CD0">
      <w:pPr>
        <w:tabs>
          <w:tab w:val="left" w:pos="284"/>
        </w:tabs>
        <w:spacing w:before="100" w:after="100" w:line="276" w:lineRule="auto"/>
      </w:pPr>
      <w:r>
        <w:t>Nhiệm vụ đồ án môn học:</w:t>
      </w:r>
    </w:p>
    <w:p w14:paraId="3E599D80" w14:textId="640A6AA0" w:rsidR="00A26CD0" w:rsidRDefault="00A26CD0" w:rsidP="00A26CD0">
      <w:pPr>
        <w:pStyle w:val="ListParagraph"/>
        <w:numPr>
          <w:ilvl w:val="0"/>
          <w:numId w:val="2"/>
        </w:numPr>
        <w:spacing w:after="100" w:line="276" w:lineRule="auto"/>
      </w:pPr>
      <w:bookmarkStart w:id="4" w:name="_Ref90709980"/>
      <w:r>
        <w:t xml:space="preserve">Xây dựng CSDL </w:t>
      </w:r>
      <w:r w:rsidR="00CF17D5">
        <w:t>trong</w:t>
      </w:r>
      <w:r w:rsidR="00CF17D5">
        <w:rPr>
          <w:lang w:val="vi-VN"/>
        </w:rPr>
        <w:t xml:space="preserve"> </w:t>
      </w:r>
      <w:r w:rsidR="005236D1">
        <w:rPr>
          <w:lang w:val="vi-VN"/>
        </w:rPr>
        <w:t>PhpMyAdmin</w:t>
      </w:r>
      <w:r>
        <w:t>.</w:t>
      </w:r>
      <w:bookmarkEnd w:id="4"/>
    </w:p>
    <w:p w14:paraId="0EFC1D7B" w14:textId="77777777" w:rsidR="00A26CD0" w:rsidRDefault="00A26CD0" w:rsidP="00A26CD0">
      <w:pPr>
        <w:pStyle w:val="ListParagraph"/>
        <w:numPr>
          <w:ilvl w:val="0"/>
          <w:numId w:val="2"/>
        </w:numPr>
        <w:spacing w:after="100" w:line="276" w:lineRule="auto"/>
      </w:pPr>
      <w:r>
        <w:t>Thiết kế giao diện phần mềm.</w:t>
      </w:r>
    </w:p>
    <w:p w14:paraId="7903B353" w14:textId="3E7537DD" w:rsidR="00A26CD0" w:rsidRDefault="00A26CD0" w:rsidP="00A26CD0">
      <w:pPr>
        <w:pStyle w:val="ListParagraph"/>
        <w:numPr>
          <w:ilvl w:val="0"/>
          <w:numId w:val="2"/>
        </w:numPr>
        <w:spacing w:after="100" w:line="276" w:lineRule="auto"/>
      </w:pPr>
      <w:r>
        <w:t>Lập trình xử lý phần mềm với các chức năng sau:</w:t>
      </w:r>
    </w:p>
    <w:p w14:paraId="1E036779" w14:textId="77777777" w:rsidR="00A26CD0" w:rsidRDefault="00A26CD0" w:rsidP="00A26CD0">
      <w:pPr>
        <w:pStyle w:val="ListParagraph"/>
        <w:numPr>
          <w:ilvl w:val="1"/>
          <w:numId w:val="2"/>
        </w:numPr>
        <w:spacing w:after="100" w:line="276" w:lineRule="auto"/>
        <w:ind w:left="993"/>
        <w:rPr>
          <w:lang w:val="vi-VN"/>
        </w:rPr>
      </w:pPr>
      <w:r>
        <w:t>Đăng ký</w:t>
      </w:r>
      <w:r>
        <w:rPr>
          <w:lang w:val="vi-VN"/>
        </w:rPr>
        <w:t>,</w:t>
      </w:r>
      <w:r>
        <w:t xml:space="preserve"> đăng nhập</w:t>
      </w:r>
      <w:r>
        <w:rPr>
          <w:lang w:val="vi-VN"/>
        </w:rPr>
        <w:t xml:space="preserve"> và đăng xuất</w:t>
      </w:r>
    </w:p>
    <w:p w14:paraId="18D31396" w14:textId="33739F43" w:rsidR="0052089F" w:rsidRPr="00853EBC" w:rsidRDefault="00CF17D5" w:rsidP="00853EBC">
      <w:pPr>
        <w:pStyle w:val="ListParagraph"/>
        <w:numPr>
          <w:ilvl w:val="1"/>
          <w:numId w:val="2"/>
        </w:numPr>
        <w:spacing w:after="100" w:line="276" w:lineRule="auto"/>
        <w:ind w:left="993"/>
        <w:rPr>
          <w:lang w:val="vi-VN"/>
        </w:rPr>
      </w:pPr>
      <w:r>
        <w:t>Phát</w:t>
      </w:r>
      <w:r>
        <w:rPr>
          <w:lang w:val="vi-VN"/>
        </w:rPr>
        <w:t xml:space="preserve"> nhạc, chuyển bài, dừng </w:t>
      </w:r>
      <w:r w:rsidR="00853EBC">
        <w:rPr>
          <w:lang w:val="vi-VN"/>
        </w:rPr>
        <w:t>nhạc, phát ngẫu nhiên, lặp bài hát, đặt giờ phát</w:t>
      </w:r>
    </w:p>
    <w:p w14:paraId="6DF509A7" w14:textId="1ED02DEA" w:rsidR="0052089F" w:rsidRPr="00CF17D5" w:rsidRDefault="0052089F" w:rsidP="5659E8D5">
      <w:pPr>
        <w:pStyle w:val="ListParagraph"/>
        <w:numPr>
          <w:ilvl w:val="1"/>
          <w:numId w:val="2"/>
        </w:numPr>
        <w:spacing w:after="100" w:line="276" w:lineRule="auto"/>
        <w:ind w:left="993"/>
        <w:rPr>
          <w:lang w:val="vi-VN"/>
        </w:rPr>
      </w:pPr>
      <w:r>
        <w:rPr>
          <w:lang w:val="vi-VN"/>
        </w:rPr>
        <w:t xml:space="preserve">Yêu thích bài </w:t>
      </w:r>
      <w:r w:rsidR="00853EBC">
        <w:rPr>
          <w:lang w:val="vi-VN"/>
        </w:rPr>
        <w:t>hát, hiển thị bài hát đã yêu thích</w:t>
      </w:r>
    </w:p>
    <w:p w14:paraId="46079E51" w14:textId="46F4753B" w:rsidR="00853EBC" w:rsidRDefault="00CF17D5" w:rsidP="00853EBC">
      <w:pPr>
        <w:pStyle w:val="ListParagraph"/>
        <w:numPr>
          <w:ilvl w:val="1"/>
          <w:numId w:val="2"/>
        </w:numPr>
        <w:spacing w:after="100" w:line="276" w:lineRule="auto"/>
        <w:ind w:left="993"/>
        <w:rPr>
          <w:lang w:val="vi-VN"/>
        </w:rPr>
      </w:pPr>
      <w:r>
        <w:rPr>
          <w:lang w:val="vi-VN"/>
        </w:rPr>
        <w:t xml:space="preserve">Hiển thị thông tin nhạc sĩ, thể </w:t>
      </w:r>
      <w:r w:rsidR="00FF6592">
        <w:rPr>
          <w:lang w:val="vi-VN"/>
        </w:rPr>
        <w:t>loại, tài khoản</w:t>
      </w:r>
    </w:p>
    <w:p w14:paraId="2245800E" w14:textId="73ED450E" w:rsidR="00CF17D5" w:rsidRPr="00853EBC" w:rsidRDefault="00CF17D5" w:rsidP="00853EBC">
      <w:pPr>
        <w:pStyle w:val="ListParagraph"/>
        <w:numPr>
          <w:ilvl w:val="1"/>
          <w:numId w:val="2"/>
        </w:numPr>
        <w:spacing w:after="100" w:line="276" w:lineRule="auto"/>
        <w:ind w:left="993"/>
        <w:rPr>
          <w:lang w:val="vi-VN"/>
        </w:rPr>
      </w:pPr>
      <w:r w:rsidRPr="00853EBC">
        <w:rPr>
          <w:lang w:val="vi-VN"/>
        </w:rPr>
        <w:t>Tìm kiếm bài hát</w:t>
      </w:r>
    </w:p>
    <w:p w14:paraId="3AEB0C0E" w14:textId="0A1C5B70" w:rsidR="00A26CD0" w:rsidRDefault="00A26CD0" w:rsidP="00A26CD0">
      <w:pPr>
        <w:pStyle w:val="ListParagraph"/>
        <w:numPr>
          <w:ilvl w:val="0"/>
          <w:numId w:val="2"/>
        </w:numPr>
        <w:spacing w:after="100" w:line="276" w:lineRule="auto"/>
      </w:pPr>
      <w:bookmarkStart w:id="5" w:name="_Ref90709884"/>
      <w:r>
        <w:t xml:space="preserve">Nộp </w:t>
      </w:r>
      <w:r w:rsidRPr="00AC135A">
        <w:t xml:space="preserve">file nén (*.rar) </w:t>
      </w:r>
      <w:r>
        <w:t xml:space="preserve">lưu </w:t>
      </w:r>
      <w:r w:rsidRPr="00AC135A">
        <w:t>sản phẩm đề tài</w:t>
      </w:r>
      <w:r>
        <w:t xml:space="preserve"> bao gồm:</w:t>
      </w:r>
      <w:bookmarkEnd w:id="5"/>
      <w:r>
        <w:t xml:space="preserve"> </w:t>
      </w:r>
    </w:p>
    <w:p w14:paraId="663A536B" w14:textId="0D186BBD" w:rsidR="00A26CD0" w:rsidRDefault="00A26CD0" w:rsidP="00A26CD0">
      <w:pPr>
        <w:pStyle w:val="ListParagraph"/>
        <w:numPr>
          <w:ilvl w:val="0"/>
          <w:numId w:val="1"/>
        </w:numPr>
        <w:spacing w:after="100" w:line="276" w:lineRule="auto"/>
        <w:ind w:left="993"/>
      </w:pPr>
      <w:r>
        <w:t>File báo cáo word (*.docx)</w:t>
      </w:r>
    </w:p>
    <w:p w14:paraId="669F2402" w14:textId="77777777" w:rsidR="00A26CD0" w:rsidRDefault="00A26CD0" w:rsidP="00A26CD0">
      <w:pPr>
        <w:pStyle w:val="ListParagraph"/>
        <w:numPr>
          <w:ilvl w:val="0"/>
          <w:numId w:val="1"/>
        </w:numPr>
        <w:spacing w:after="100" w:line="276" w:lineRule="auto"/>
        <w:ind w:left="993"/>
      </w:pPr>
      <w:r>
        <w:t>File thuyết trình (*.pptx)</w:t>
      </w:r>
    </w:p>
    <w:p w14:paraId="02354F66" w14:textId="77777777" w:rsidR="00C80DFF" w:rsidRPr="00862034" w:rsidRDefault="00A26CD0" w:rsidP="00C80DFF">
      <w:pPr>
        <w:pStyle w:val="ListParagraph"/>
        <w:numPr>
          <w:ilvl w:val="0"/>
          <w:numId w:val="1"/>
        </w:numPr>
        <w:spacing w:after="100" w:line="276" w:lineRule="auto"/>
        <w:ind w:left="993"/>
      </w:pPr>
      <w:r>
        <w:t>Thư mục chứa dự án (project), các class thư viện, CSDL, hình ảnh, ...)</w:t>
      </w:r>
    </w:p>
    <w:p w14:paraId="5233BA65" w14:textId="34851451" w:rsidR="00A26CD0" w:rsidRDefault="00A26CD0" w:rsidP="00A26CD0">
      <w:pPr>
        <w:spacing w:before="100" w:line="276" w:lineRule="auto"/>
        <w:rPr>
          <w:i/>
        </w:rPr>
      </w:pPr>
      <w:r>
        <w:rPr>
          <w:i/>
        </w:rPr>
        <w:t xml:space="preserve">            </w:t>
      </w:r>
      <w:r>
        <w:rPr>
          <w:i/>
        </w:rPr>
        <w:tab/>
      </w:r>
      <w:r>
        <w:rPr>
          <w:i/>
        </w:rPr>
        <w:tab/>
      </w:r>
      <w:r>
        <w:rPr>
          <w:i/>
        </w:rPr>
        <w:tab/>
      </w:r>
      <w:r>
        <w:rPr>
          <w:i/>
        </w:rPr>
        <w:tab/>
        <w:t xml:space="preserve">                 Tp.HCM, ngày </w:t>
      </w:r>
      <w:r w:rsidR="00E71BB3">
        <w:rPr>
          <w:i/>
        </w:rPr>
        <w:t>13</w:t>
      </w:r>
      <w:r>
        <w:rPr>
          <w:i/>
        </w:rPr>
        <w:t xml:space="preserve"> tháng </w:t>
      </w:r>
      <w:r w:rsidR="00E71BB3">
        <w:rPr>
          <w:i/>
        </w:rPr>
        <w:t>6</w:t>
      </w:r>
      <w:r>
        <w:rPr>
          <w:i/>
        </w:rPr>
        <w:t xml:space="preserve"> năm </w:t>
      </w:r>
      <w:r w:rsidR="00E71BB3">
        <w:rPr>
          <w:i/>
        </w:rPr>
        <w:t>2022</w:t>
      </w:r>
    </w:p>
    <w:tbl>
      <w:tblPr>
        <w:tblW w:w="9899" w:type="dxa"/>
        <w:jc w:val="center"/>
        <w:tblLook w:val="04A0" w:firstRow="1" w:lastRow="0" w:firstColumn="1" w:lastColumn="0" w:noHBand="0" w:noVBand="1"/>
      </w:tblPr>
      <w:tblGrid>
        <w:gridCol w:w="4280"/>
        <w:gridCol w:w="728"/>
        <w:gridCol w:w="4632"/>
        <w:gridCol w:w="259"/>
      </w:tblGrid>
      <w:tr w:rsidR="00A26CD0" w14:paraId="6DE1796E" w14:textId="77777777" w:rsidTr="00F81291">
        <w:trPr>
          <w:gridAfter w:val="1"/>
          <w:wAfter w:w="259" w:type="dxa"/>
          <w:jc w:val="center"/>
        </w:trPr>
        <w:tc>
          <w:tcPr>
            <w:tcW w:w="4280" w:type="dxa"/>
            <w:hideMark/>
          </w:tcPr>
          <w:p w14:paraId="25829355" w14:textId="77777777" w:rsidR="00A26CD0" w:rsidRPr="00E56F47" w:rsidRDefault="00A26CD0" w:rsidP="00380A01">
            <w:pPr>
              <w:spacing w:line="276" w:lineRule="auto"/>
              <w:jc w:val="center"/>
              <w:rPr>
                <w:b/>
                <w:lang w:eastAsia="zh-CN"/>
              </w:rPr>
            </w:pPr>
          </w:p>
        </w:tc>
        <w:tc>
          <w:tcPr>
            <w:tcW w:w="5360" w:type="dxa"/>
            <w:gridSpan w:val="2"/>
            <w:hideMark/>
          </w:tcPr>
          <w:p w14:paraId="1D5AD7CF" w14:textId="77777777" w:rsidR="00A26CD0" w:rsidRDefault="00A26CD0" w:rsidP="00380A01">
            <w:pPr>
              <w:spacing w:line="276" w:lineRule="auto"/>
              <w:ind w:left="601"/>
              <w:jc w:val="center"/>
              <w:rPr>
                <w:b/>
              </w:rPr>
            </w:pPr>
            <w:r>
              <w:rPr>
                <w:b/>
              </w:rPr>
              <w:t>GIẢNG VIÊN GIẢNG DẠY</w:t>
            </w:r>
          </w:p>
          <w:p w14:paraId="2153840E" w14:textId="4264CDF6" w:rsidR="00853EBC" w:rsidRDefault="00A26CD0" w:rsidP="00853EBC">
            <w:pPr>
              <w:spacing w:line="276" w:lineRule="auto"/>
              <w:ind w:left="601"/>
              <w:jc w:val="center"/>
              <w:rPr>
                <w:i/>
              </w:rPr>
            </w:pPr>
            <w:r>
              <w:rPr>
                <w:i/>
              </w:rPr>
              <w:t>(Ký và ghi rõ họ tên)</w:t>
            </w:r>
          </w:p>
          <w:p w14:paraId="1C8F83E3" w14:textId="77777777" w:rsidR="00617864" w:rsidRDefault="00617864" w:rsidP="00617864">
            <w:pPr>
              <w:spacing w:line="276" w:lineRule="auto"/>
              <w:rPr>
                <w:i/>
              </w:rPr>
            </w:pPr>
          </w:p>
          <w:p w14:paraId="6CC8C95A" w14:textId="1545A804" w:rsidR="00A26CD0" w:rsidRPr="00FF6592" w:rsidRDefault="00E71BB3" w:rsidP="00853EBC">
            <w:pPr>
              <w:spacing w:line="276" w:lineRule="auto"/>
              <w:ind w:left="601"/>
              <w:jc w:val="center"/>
              <w:rPr>
                <w:i/>
              </w:rPr>
            </w:pPr>
            <w:r>
              <w:rPr>
                <w:b/>
                <w:iCs/>
              </w:rPr>
              <w:t>Nguyễn</w:t>
            </w:r>
            <w:r>
              <w:rPr>
                <w:b/>
                <w:iCs/>
                <w:lang w:val="vi-VN"/>
              </w:rPr>
              <w:t xml:space="preserve"> Tấn Toàn</w:t>
            </w:r>
          </w:p>
        </w:tc>
      </w:tr>
      <w:tr w:rsidR="00F81291" w14:paraId="489B7043" w14:textId="77777777" w:rsidTr="0086672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30"/>
        </w:trPr>
        <w:tc>
          <w:tcPr>
            <w:tcW w:w="9899" w:type="dxa"/>
            <w:gridSpan w:val="4"/>
            <w:tcBorders>
              <w:top w:val="single" w:sz="4" w:space="0" w:color="auto"/>
              <w:left w:val="single" w:sz="4" w:space="0" w:color="auto"/>
              <w:bottom w:val="single" w:sz="4" w:space="0" w:color="auto"/>
              <w:right w:val="single" w:sz="4" w:space="0" w:color="auto"/>
            </w:tcBorders>
            <w:vAlign w:val="center"/>
            <w:hideMark/>
          </w:tcPr>
          <w:p w14:paraId="2AF65EB1" w14:textId="10BBEBDB" w:rsidR="00F81291" w:rsidRPr="00F72F2C" w:rsidRDefault="00F81291" w:rsidP="00F72F2C">
            <w:pPr>
              <w:pStyle w:val="Heading1"/>
              <w:rPr>
                <w:b w:val="0"/>
                <w:bCs/>
                <w:sz w:val="32"/>
                <w:szCs w:val="32"/>
              </w:rPr>
            </w:pPr>
            <w:bookmarkStart w:id="6" w:name="_Toc106007737"/>
            <w:bookmarkEnd w:id="2"/>
            <w:bookmarkEnd w:id="3"/>
            <w:r>
              <w:rPr>
                <w:sz w:val="32"/>
                <w:szCs w:val="28"/>
              </w:rPr>
              <w:lastRenderedPageBreak/>
              <w:br w:type="page"/>
            </w:r>
            <w:bookmarkStart w:id="7" w:name="_Toc106013339"/>
            <w:bookmarkStart w:id="8" w:name="_Toc106036699"/>
            <w:r w:rsidRPr="00F72F2C">
              <w:rPr>
                <w:bCs/>
                <w:sz w:val="32"/>
                <w:szCs w:val="32"/>
              </w:rPr>
              <w:t>BẢNG PHÂN CÔNG THỰC HIỆN ĐỒ ÁN MÔN HỌC</w:t>
            </w:r>
            <w:bookmarkEnd w:id="7"/>
            <w:bookmarkEnd w:id="8"/>
          </w:p>
        </w:tc>
      </w:tr>
      <w:tr w:rsidR="00F81291" w14:paraId="07AD43A8" w14:textId="77777777" w:rsidTr="0086672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70"/>
        </w:trPr>
        <w:tc>
          <w:tcPr>
            <w:tcW w:w="5008" w:type="dxa"/>
            <w:gridSpan w:val="2"/>
            <w:tcBorders>
              <w:top w:val="single" w:sz="4" w:space="0" w:color="auto"/>
              <w:left w:val="single" w:sz="4" w:space="0" w:color="auto"/>
              <w:bottom w:val="single" w:sz="4" w:space="0" w:color="auto"/>
              <w:right w:val="single" w:sz="4" w:space="0" w:color="auto"/>
            </w:tcBorders>
            <w:vAlign w:val="center"/>
            <w:hideMark/>
          </w:tcPr>
          <w:p w14:paraId="0E2E8A84" w14:textId="77777777" w:rsidR="00F81291" w:rsidRPr="00CF324D" w:rsidRDefault="00F81291" w:rsidP="006A789D">
            <w:pPr>
              <w:rPr>
                <w:b/>
                <w:bCs/>
                <w:lang w:val="vi-VN"/>
              </w:rPr>
            </w:pPr>
            <w:r>
              <w:t xml:space="preserve">Họ tên SV1: </w:t>
            </w:r>
            <w:r>
              <w:rPr>
                <w:b/>
              </w:rPr>
              <w:t>NGUYỄN</w:t>
            </w:r>
            <w:r>
              <w:rPr>
                <w:b/>
                <w:lang w:val="vi-VN"/>
              </w:rPr>
              <w:t xml:space="preserve"> ĐỨC LONG</w:t>
            </w:r>
          </w:p>
          <w:p w14:paraId="2A84AB11" w14:textId="77777777" w:rsidR="00F81291" w:rsidRDefault="00F81291" w:rsidP="006A789D">
            <w:pPr>
              <w:rPr>
                <w:b/>
                <w:bCs/>
              </w:rPr>
            </w:pPr>
            <w:r>
              <w:rPr>
                <w:bCs/>
              </w:rPr>
              <w:t>MSSV:</w:t>
            </w:r>
            <w:r>
              <w:rPr>
                <w:b/>
                <w:bCs/>
              </w:rPr>
              <w:t xml:space="preserve"> </w:t>
            </w:r>
            <w:r>
              <w:rPr>
                <w:b/>
              </w:rPr>
              <w:t>20521566</w:t>
            </w:r>
          </w:p>
        </w:tc>
        <w:tc>
          <w:tcPr>
            <w:tcW w:w="4891" w:type="dxa"/>
            <w:gridSpan w:val="2"/>
            <w:tcBorders>
              <w:top w:val="single" w:sz="4" w:space="0" w:color="auto"/>
              <w:left w:val="single" w:sz="4" w:space="0" w:color="auto"/>
              <w:bottom w:val="single" w:sz="4" w:space="0" w:color="auto"/>
              <w:right w:val="single" w:sz="4" w:space="0" w:color="auto"/>
            </w:tcBorders>
            <w:vAlign w:val="center"/>
            <w:hideMark/>
          </w:tcPr>
          <w:p w14:paraId="3EA37F19" w14:textId="5E863BED" w:rsidR="00F81291" w:rsidRPr="00B10EFE" w:rsidRDefault="00F81291" w:rsidP="006A789D">
            <w:pPr>
              <w:rPr>
                <w:b/>
                <w:bCs/>
                <w:lang w:val="vi-VN"/>
              </w:rPr>
            </w:pPr>
            <w:r>
              <w:t xml:space="preserve">Họ tên SV2: </w:t>
            </w:r>
            <w:r w:rsidR="00B10EFE">
              <w:rPr>
                <w:b/>
              </w:rPr>
              <w:t>NGUYỄN</w:t>
            </w:r>
            <w:r w:rsidR="00B10EFE">
              <w:rPr>
                <w:b/>
                <w:lang w:val="vi-VN"/>
              </w:rPr>
              <w:t xml:space="preserve"> </w:t>
            </w:r>
            <w:r w:rsidR="00142150">
              <w:rPr>
                <w:b/>
                <w:lang w:val="vi-VN"/>
              </w:rPr>
              <w:t>TUẤ</w:t>
            </w:r>
            <w:r w:rsidR="00B10EFE">
              <w:rPr>
                <w:b/>
                <w:lang w:val="vi-VN"/>
              </w:rPr>
              <w:t>N KHÔI</w:t>
            </w:r>
          </w:p>
          <w:p w14:paraId="214FA658" w14:textId="420CF5E6" w:rsidR="00F81291" w:rsidRDefault="00F81291" w:rsidP="006A789D">
            <w:pPr>
              <w:rPr>
                <w:b/>
                <w:bCs/>
              </w:rPr>
            </w:pPr>
            <w:r>
              <w:rPr>
                <w:bCs/>
              </w:rPr>
              <w:t>MSSV:</w:t>
            </w:r>
            <w:r>
              <w:rPr>
                <w:b/>
                <w:bCs/>
              </w:rPr>
              <w:t xml:space="preserve"> </w:t>
            </w:r>
            <w:r w:rsidR="00B10EFE">
              <w:rPr>
                <w:b/>
              </w:rPr>
              <w:t>2052148</w:t>
            </w:r>
            <w:r w:rsidRPr="00142646">
              <w:rPr>
                <w:b/>
              </w:rPr>
              <w:t>0</w:t>
            </w:r>
          </w:p>
        </w:tc>
      </w:tr>
      <w:tr w:rsidR="00F81291" w14:paraId="098B0FB5" w14:textId="77777777" w:rsidTr="0086672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4"/>
        </w:trPr>
        <w:tc>
          <w:tcPr>
            <w:tcW w:w="5008" w:type="dxa"/>
            <w:gridSpan w:val="2"/>
            <w:tcBorders>
              <w:top w:val="single" w:sz="4" w:space="0" w:color="auto"/>
              <w:left w:val="single" w:sz="4" w:space="0" w:color="auto"/>
              <w:bottom w:val="single" w:sz="4" w:space="0" w:color="auto"/>
              <w:right w:val="single" w:sz="4" w:space="0" w:color="auto"/>
            </w:tcBorders>
            <w:vAlign w:val="center"/>
            <w:hideMark/>
          </w:tcPr>
          <w:p w14:paraId="032923AF" w14:textId="77777777" w:rsidR="00F81291" w:rsidRDefault="00F81291" w:rsidP="006A789D">
            <w:pPr>
              <w:pStyle w:val="ListParagraph"/>
              <w:numPr>
                <w:ilvl w:val="0"/>
                <w:numId w:val="45"/>
              </w:numPr>
              <w:tabs>
                <w:tab w:val="left" w:pos="439"/>
              </w:tabs>
              <w:spacing w:line="276" w:lineRule="auto"/>
              <w:ind w:left="175" w:hanging="124"/>
              <w:jc w:val="left"/>
            </w:pPr>
            <w:bookmarkStart w:id="9" w:name="_Ref90709871"/>
            <w:r>
              <w:t>Thiết kế:</w:t>
            </w:r>
            <w:bookmarkEnd w:id="9"/>
          </w:p>
          <w:p w14:paraId="55A70675" w14:textId="42841721" w:rsidR="00DC78BA" w:rsidRPr="00DC78BA" w:rsidRDefault="00DC78BA" w:rsidP="00DC78BA">
            <w:pPr>
              <w:pStyle w:val="ListParagraph"/>
              <w:tabs>
                <w:tab w:val="left" w:pos="439"/>
              </w:tabs>
              <w:spacing w:line="276" w:lineRule="auto"/>
              <w:ind w:left="175"/>
              <w:jc w:val="left"/>
              <w:rPr>
                <w:lang w:val="vi-VN"/>
              </w:rPr>
            </w:pPr>
            <w:r>
              <w:rPr>
                <w:lang w:val="vi-VN"/>
              </w:rPr>
              <w:t xml:space="preserve">+ Thiết kế các màn hình đăng nhập, đăng ký, </w:t>
            </w:r>
            <w:r w:rsidR="007F1FD0">
              <w:rPr>
                <w:lang w:val="vi-VN"/>
              </w:rPr>
              <w:t xml:space="preserve">trang chủ, </w:t>
            </w:r>
            <w:r w:rsidR="75A313EB" w:rsidRPr="75A313EB">
              <w:rPr>
                <w:lang w:val="vi-VN"/>
              </w:rPr>
              <w:t>danh sách</w:t>
            </w:r>
            <w:r w:rsidR="007F1FD0">
              <w:rPr>
                <w:lang w:val="vi-VN"/>
              </w:rPr>
              <w:t xml:space="preserve"> nhạc, </w:t>
            </w:r>
            <w:r w:rsidR="00E27B96">
              <w:rPr>
                <w:lang w:val="vi-VN"/>
              </w:rPr>
              <w:t xml:space="preserve">item bài </w:t>
            </w:r>
            <w:r w:rsidR="009A5255">
              <w:rPr>
                <w:lang w:val="vi-VN"/>
              </w:rPr>
              <w:t>hát, màn hình yêu thích</w:t>
            </w:r>
          </w:p>
        </w:tc>
        <w:tc>
          <w:tcPr>
            <w:tcW w:w="4891" w:type="dxa"/>
            <w:gridSpan w:val="2"/>
            <w:tcBorders>
              <w:top w:val="single" w:sz="4" w:space="0" w:color="auto"/>
              <w:left w:val="single" w:sz="4" w:space="0" w:color="auto"/>
              <w:bottom w:val="single" w:sz="4" w:space="0" w:color="auto"/>
              <w:right w:val="single" w:sz="4" w:space="0" w:color="auto"/>
            </w:tcBorders>
            <w:vAlign w:val="center"/>
            <w:hideMark/>
          </w:tcPr>
          <w:p w14:paraId="318FB225" w14:textId="77777777" w:rsidR="00516AC8" w:rsidRDefault="00516AC8" w:rsidP="00516AC8">
            <w:pPr>
              <w:pStyle w:val="ListParagraph"/>
              <w:tabs>
                <w:tab w:val="left" w:pos="439"/>
              </w:tabs>
              <w:spacing w:line="276" w:lineRule="auto"/>
              <w:ind w:left="411"/>
              <w:jc w:val="left"/>
            </w:pPr>
          </w:p>
          <w:p w14:paraId="03AFA8EC" w14:textId="5B1E3979" w:rsidR="00F81291" w:rsidRDefault="00F81291" w:rsidP="00F81291">
            <w:pPr>
              <w:pStyle w:val="ListParagraph"/>
              <w:numPr>
                <w:ilvl w:val="0"/>
                <w:numId w:val="46"/>
              </w:numPr>
              <w:tabs>
                <w:tab w:val="left" w:pos="439"/>
              </w:tabs>
              <w:spacing w:line="276" w:lineRule="auto"/>
              <w:jc w:val="left"/>
            </w:pPr>
            <w:r>
              <w:t>Thiết kế:</w:t>
            </w:r>
          </w:p>
          <w:p w14:paraId="4FFAA7E1" w14:textId="1BD8402F" w:rsidR="000C1063" w:rsidRPr="002C55D9" w:rsidRDefault="002C55D9" w:rsidP="00976E40">
            <w:pPr>
              <w:spacing w:line="276" w:lineRule="auto"/>
            </w:pPr>
            <w:r>
              <w:t>+</w:t>
            </w:r>
            <w:r w:rsidR="00BA5297">
              <w:t xml:space="preserve"> </w:t>
            </w:r>
            <w:r>
              <w:t>Logo</w:t>
            </w:r>
            <w:r w:rsidR="003625F4">
              <w:t xml:space="preserve"> ứng </w:t>
            </w:r>
            <w:r w:rsidR="005E7B44">
              <w:t>dụng</w:t>
            </w:r>
          </w:p>
          <w:p w14:paraId="7A201858" w14:textId="57EE6DE4" w:rsidR="00BA5297" w:rsidRPr="002C55D9" w:rsidRDefault="00BA5297" w:rsidP="00976E40">
            <w:pPr>
              <w:spacing w:line="276" w:lineRule="auto"/>
            </w:pPr>
            <w:r>
              <w:t xml:space="preserve">+ </w:t>
            </w:r>
            <w:r w:rsidR="00E43F81">
              <w:t xml:space="preserve">Thiết kế và </w:t>
            </w:r>
            <w:r w:rsidR="00873549">
              <w:t>làm cơ sở dữ liệu</w:t>
            </w:r>
          </w:p>
          <w:p w14:paraId="4D45CB0A" w14:textId="77777777" w:rsidR="00F81291" w:rsidRPr="00CB0335" w:rsidRDefault="00F81291" w:rsidP="006A789D">
            <w:pPr>
              <w:spacing w:line="276" w:lineRule="auto"/>
              <w:rPr>
                <w:lang w:val="vi-VN"/>
              </w:rPr>
            </w:pPr>
          </w:p>
        </w:tc>
      </w:tr>
      <w:tr w:rsidR="00F81291" w14:paraId="27C42775" w14:textId="77777777" w:rsidTr="0086672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4"/>
        </w:trPr>
        <w:tc>
          <w:tcPr>
            <w:tcW w:w="5008" w:type="dxa"/>
            <w:gridSpan w:val="2"/>
            <w:tcBorders>
              <w:top w:val="single" w:sz="4" w:space="0" w:color="auto"/>
              <w:left w:val="single" w:sz="4" w:space="0" w:color="auto"/>
              <w:bottom w:val="single" w:sz="4" w:space="0" w:color="auto"/>
              <w:right w:val="single" w:sz="4" w:space="0" w:color="auto"/>
            </w:tcBorders>
            <w:vAlign w:val="center"/>
            <w:hideMark/>
          </w:tcPr>
          <w:p w14:paraId="36E65AC3" w14:textId="77777777" w:rsidR="00F81291" w:rsidRDefault="00F81291" w:rsidP="00F81291">
            <w:pPr>
              <w:pStyle w:val="ListParagraph"/>
              <w:numPr>
                <w:ilvl w:val="0"/>
                <w:numId w:val="46"/>
              </w:numPr>
              <w:spacing w:line="276" w:lineRule="auto"/>
              <w:jc w:val="left"/>
            </w:pPr>
            <w:r>
              <w:t>Xử lý chức năng:</w:t>
            </w:r>
          </w:p>
          <w:p w14:paraId="6385DF64" w14:textId="52FC6C79" w:rsidR="007F1FD0" w:rsidRDefault="007F1FD0" w:rsidP="007F1FD0">
            <w:pPr>
              <w:spacing w:line="276" w:lineRule="auto"/>
              <w:ind w:left="51"/>
              <w:rPr>
                <w:lang w:val="vi-VN"/>
              </w:rPr>
            </w:pPr>
            <w:r>
              <w:rPr>
                <w:lang w:val="vi-VN"/>
              </w:rPr>
              <w:t xml:space="preserve">+ Màn hình đăng ký, </w:t>
            </w:r>
            <w:r w:rsidR="00DD667C">
              <w:rPr>
                <w:lang w:val="vi-VN"/>
              </w:rPr>
              <w:t xml:space="preserve">logic </w:t>
            </w:r>
            <w:r w:rsidR="00E63A7C">
              <w:rPr>
                <w:lang w:val="vi-VN"/>
              </w:rPr>
              <w:t xml:space="preserve">màn hình, </w:t>
            </w:r>
            <w:r w:rsidR="00DD667C">
              <w:rPr>
                <w:lang w:val="vi-VN"/>
              </w:rPr>
              <w:t>đăng ký,</w:t>
            </w:r>
          </w:p>
          <w:p w14:paraId="609FB4AC" w14:textId="27AB3CB5" w:rsidR="00DD667C" w:rsidRDefault="00E63A7C" w:rsidP="00E63A7C">
            <w:pPr>
              <w:spacing w:line="276" w:lineRule="auto"/>
              <w:rPr>
                <w:lang w:val="vi-VN"/>
              </w:rPr>
            </w:pPr>
            <w:r>
              <w:rPr>
                <w:lang w:val="vi-VN"/>
              </w:rPr>
              <w:t xml:space="preserve">+ </w:t>
            </w:r>
            <w:r w:rsidR="00142150">
              <w:rPr>
                <w:lang w:val="vi-VN"/>
              </w:rPr>
              <w:t>Hiển thị danh sách bài hát theo yêu cầu</w:t>
            </w:r>
            <w:r>
              <w:rPr>
                <w:lang w:val="vi-VN"/>
              </w:rPr>
              <w:t xml:space="preserve"> </w:t>
            </w:r>
          </w:p>
          <w:p w14:paraId="2ED89688" w14:textId="3A6ED6F3" w:rsidR="00954D89" w:rsidRDefault="00954D89" w:rsidP="00E63A7C">
            <w:pPr>
              <w:spacing w:line="276" w:lineRule="auto"/>
              <w:rPr>
                <w:lang w:val="vi-VN"/>
              </w:rPr>
            </w:pPr>
            <w:r>
              <w:rPr>
                <w:lang w:val="vi-VN"/>
              </w:rPr>
              <w:t xml:space="preserve">+ Màn hình trang chủ, tải quảng cáo, tải danh sách ca sĩ, danh sách thể loại danh sách </w:t>
            </w:r>
          </w:p>
          <w:p w14:paraId="3E34B3AC" w14:textId="19773BC9" w:rsidR="00321675" w:rsidRPr="006D1AB1" w:rsidRDefault="009A5255" w:rsidP="00321675">
            <w:pPr>
              <w:spacing w:line="276" w:lineRule="auto"/>
              <w:rPr>
                <w:lang w:val="vi-VN"/>
              </w:rPr>
            </w:pPr>
            <w:r>
              <w:rPr>
                <w:lang w:val="vi-VN"/>
              </w:rPr>
              <w:t>+Xử lý màn hình danh sách bài hát yêu thích</w:t>
            </w:r>
          </w:p>
          <w:p w14:paraId="1920B3CF" w14:textId="6A1EA934" w:rsidR="00F81291" w:rsidRDefault="00F81291" w:rsidP="006A789D"/>
        </w:tc>
        <w:tc>
          <w:tcPr>
            <w:tcW w:w="4891" w:type="dxa"/>
            <w:gridSpan w:val="2"/>
            <w:tcBorders>
              <w:top w:val="single" w:sz="4" w:space="0" w:color="auto"/>
              <w:left w:val="single" w:sz="4" w:space="0" w:color="auto"/>
              <w:bottom w:val="single" w:sz="4" w:space="0" w:color="auto"/>
              <w:right w:val="single" w:sz="4" w:space="0" w:color="auto"/>
            </w:tcBorders>
            <w:vAlign w:val="center"/>
            <w:hideMark/>
          </w:tcPr>
          <w:p w14:paraId="169EBB42" w14:textId="77777777" w:rsidR="00F81291" w:rsidRDefault="00F81291" w:rsidP="00F81291">
            <w:pPr>
              <w:pStyle w:val="ListParagraph"/>
              <w:numPr>
                <w:ilvl w:val="0"/>
                <w:numId w:val="47"/>
              </w:numPr>
              <w:spacing w:line="276" w:lineRule="auto"/>
              <w:jc w:val="left"/>
            </w:pPr>
            <w:bookmarkStart w:id="10" w:name="_Ref90709890"/>
            <w:r>
              <w:t>Xử lý chức năng:</w:t>
            </w:r>
            <w:bookmarkEnd w:id="10"/>
          </w:p>
          <w:p w14:paraId="62828926" w14:textId="2F14BD1E" w:rsidR="00F81291" w:rsidRPr="00C53653" w:rsidRDefault="00F81291" w:rsidP="006A789D">
            <w:pPr>
              <w:spacing w:line="276" w:lineRule="auto"/>
            </w:pPr>
            <w:r>
              <w:rPr>
                <w:lang w:val="vi-VN"/>
              </w:rPr>
              <w:t>+</w:t>
            </w:r>
            <w:r w:rsidR="00A762D3">
              <w:rPr>
                <w:lang w:val="vi-VN"/>
              </w:rPr>
              <w:t xml:space="preserve"> </w:t>
            </w:r>
            <w:r>
              <w:rPr>
                <w:lang w:val="vi-VN"/>
              </w:rPr>
              <w:t>Đăng nhập, đăng ký</w:t>
            </w:r>
            <w:r w:rsidR="00C53653">
              <w:t>, quên mật khẩu</w:t>
            </w:r>
          </w:p>
          <w:p w14:paraId="44D45D28" w14:textId="20BCB537" w:rsidR="00F81291" w:rsidRPr="002C26E8" w:rsidRDefault="00F81291" w:rsidP="006A789D">
            <w:pPr>
              <w:spacing w:line="276" w:lineRule="auto"/>
            </w:pPr>
            <w:r>
              <w:rPr>
                <w:lang w:val="vi-VN"/>
              </w:rPr>
              <w:t>+</w:t>
            </w:r>
            <w:r w:rsidR="00A762D3">
              <w:rPr>
                <w:lang w:val="vi-VN"/>
              </w:rPr>
              <w:t xml:space="preserve"> </w:t>
            </w:r>
            <w:r w:rsidR="002C26E8">
              <w:t>Tìm kiếm bài hát</w:t>
            </w:r>
            <w:r w:rsidR="00866C7D">
              <w:t xml:space="preserve"> theo tên bài hát hoặc ca sĩ</w:t>
            </w:r>
          </w:p>
          <w:p w14:paraId="2206A605" w14:textId="0BDE8FBF" w:rsidR="00F81291" w:rsidRPr="002C26E8" w:rsidRDefault="00F81291" w:rsidP="006A789D">
            <w:pPr>
              <w:spacing w:line="276" w:lineRule="auto"/>
            </w:pPr>
            <w:r>
              <w:rPr>
                <w:lang w:val="vi-VN"/>
              </w:rPr>
              <w:t>+</w:t>
            </w:r>
            <w:r w:rsidR="00A762D3">
              <w:rPr>
                <w:lang w:val="vi-VN"/>
              </w:rPr>
              <w:t xml:space="preserve"> </w:t>
            </w:r>
            <w:r w:rsidR="002C26E8">
              <w:t>Thích/ bỏ thích bài hát</w:t>
            </w:r>
          </w:p>
          <w:p w14:paraId="681B08AF" w14:textId="34876049" w:rsidR="00F81291" w:rsidRDefault="00F81291" w:rsidP="006A789D">
            <w:pPr>
              <w:spacing w:line="276" w:lineRule="auto"/>
            </w:pPr>
            <w:r>
              <w:rPr>
                <w:lang w:val="vi-VN"/>
              </w:rPr>
              <w:t>+</w:t>
            </w:r>
            <w:r w:rsidR="00A762D3">
              <w:rPr>
                <w:lang w:val="vi-VN"/>
              </w:rPr>
              <w:t xml:space="preserve"> </w:t>
            </w:r>
            <w:r w:rsidR="002C26E8">
              <w:t>Truyền dữ liệu bài hát giữa các màn hình</w:t>
            </w:r>
          </w:p>
          <w:p w14:paraId="4C6F42A4" w14:textId="67C763AA" w:rsidR="006D7C13" w:rsidRDefault="006D7C13" w:rsidP="00866C7D">
            <w:pPr>
              <w:spacing w:line="276" w:lineRule="auto"/>
            </w:pPr>
            <w:r>
              <w:t xml:space="preserve">+ Kết nối và lấy </w:t>
            </w:r>
            <w:r w:rsidR="001C417D">
              <w:t xml:space="preserve">dữ </w:t>
            </w:r>
            <w:r w:rsidR="005F11C7">
              <w:t>liệu từ cơ sở dữ liệu</w:t>
            </w:r>
          </w:p>
          <w:p w14:paraId="3E49941E" w14:textId="09A336D4" w:rsidR="00F81291" w:rsidRDefault="00F81291" w:rsidP="006A789D"/>
        </w:tc>
      </w:tr>
      <w:tr w:rsidR="00F81291" w14:paraId="5CB38A0F" w14:textId="77777777" w:rsidTr="0086672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49"/>
        </w:trPr>
        <w:tc>
          <w:tcPr>
            <w:tcW w:w="5008" w:type="dxa"/>
            <w:gridSpan w:val="2"/>
            <w:tcBorders>
              <w:top w:val="single" w:sz="4" w:space="0" w:color="auto"/>
              <w:left w:val="single" w:sz="4" w:space="0" w:color="auto"/>
              <w:bottom w:val="single" w:sz="4" w:space="0" w:color="auto"/>
              <w:right w:val="single" w:sz="4" w:space="0" w:color="auto"/>
            </w:tcBorders>
          </w:tcPr>
          <w:p w14:paraId="172B4DDA" w14:textId="77777777" w:rsidR="00F81291" w:rsidRDefault="00F81291" w:rsidP="00955994">
            <w:pPr>
              <w:spacing w:before="240" w:line="276" w:lineRule="auto"/>
              <w:jc w:val="center"/>
              <w:rPr>
                <w:b/>
              </w:rPr>
            </w:pPr>
            <w:r>
              <w:rPr>
                <w:b/>
              </w:rPr>
              <w:t>SV thực hiện 1</w:t>
            </w:r>
          </w:p>
          <w:p w14:paraId="73566A7A" w14:textId="77777777" w:rsidR="00F81291" w:rsidRDefault="00F81291" w:rsidP="006A789D">
            <w:pPr>
              <w:spacing w:line="276" w:lineRule="auto"/>
              <w:jc w:val="center"/>
              <w:rPr>
                <w:i/>
              </w:rPr>
            </w:pPr>
            <w:r>
              <w:rPr>
                <w:i/>
              </w:rPr>
              <w:t>(Ký tên)</w:t>
            </w:r>
          </w:p>
          <w:p w14:paraId="553FB2B2" w14:textId="77777777" w:rsidR="00F81291" w:rsidRDefault="00F81291" w:rsidP="006A789D">
            <w:pPr>
              <w:spacing w:line="276" w:lineRule="auto"/>
              <w:jc w:val="center"/>
            </w:pPr>
          </w:p>
          <w:p w14:paraId="07B7318E" w14:textId="77777777" w:rsidR="00F81291" w:rsidRDefault="00F81291" w:rsidP="006A789D">
            <w:pPr>
              <w:spacing w:before="240" w:line="276" w:lineRule="auto"/>
              <w:jc w:val="center"/>
            </w:pPr>
          </w:p>
          <w:p w14:paraId="19F4D4BA" w14:textId="77777777" w:rsidR="00F81291" w:rsidRDefault="00F81291" w:rsidP="006A789D">
            <w:pPr>
              <w:spacing w:before="240" w:line="276" w:lineRule="auto"/>
              <w:jc w:val="center"/>
              <w:rPr>
                <w:b/>
              </w:rPr>
            </w:pPr>
          </w:p>
          <w:p w14:paraId="6091A9A0" w14:textId="77777777" w:rsidR="00F81291" w:rsidRPr="00275255" w:rsidRDefault="00F81291" w:rsidP="006A789D">
            <w:pPr>
              <w:spacing w:before="240" w:line="276" w:lineRule="auto"/>
              <w:jc w:val="center"/>
              <w:rPr>
                <w:b/>
                <w:lang w:val="vi-VN"/>
              </w:rPr>
            </w:pPr>
            <w:r>
              <w:rPr>
                <w:b/>
              </w:rPr>
              <w:t>NGUYỄN</w:t>
            </w:r>
            <w:r>
              <w:rPr>
                <w:b/>
                <w:lang w:val="vi-VN"/>
              </w:rPr>
              <w:t xml:space="preserve"> ĐỨC LONG</w:t>
            </w:r>
          </w:p>
        </w:tc>
        <w:tc>
          <w:tcPr>
            <w:tcW w:w="4891" w:type="dxa"/>
            <w:gridSpan w:val="2"/>
            <w:tcBorders>
              <w:top w:val="single" w:sz="4" w:space="0" w:color="auto"/>
              <w:left w:val="single" w:sz="4" w:space="0" w:color="auto"/>
              <w:bottom w:val="single" w:sz="4" w:space="0" w:color="auto"/>
              <w:right w:val="single" w:sz="4" w:space="0" w:color="auto"/>
            </w:tcBorders>
          </w:tcPr>
          <w:p w14:paraId="4F2558F5" w14:textId="77777777" w:rsidR="00F81291" w:rsidRDefault="00F81291" w:rsidP="006A789D">
            <w:pPr>
              <w:spacing w:before="240" w:line="276" w:lineRule="auto"/>
              <w:jc w:val="center"/>
              <w:rPr>
                <w:b/>
              </w:rPr>
            </w:pPr>
            <w:r>
              <w:rPr>
                <w:b/>
              </w:rPr>
              <w:t>SV thực hiện 2</w:t>
            </w:r>
          </w:p>
          <w:p w14:paraId="66D2962E" w14:textId="77777777" w:rsidR="00F81291" w:rsidRDefault="00F81291" w:rsidP="006A789D">
            <w:pPr>
              <w:spacing w:line="276" w:lineRule="auto"/>
              <w:jc w:val="center"/>
              <w:rPr>
                <w:i/>
              </w:rPr>
            </w:pPr>
            <w:r>
              <w:rPr>
                <w:i/>
              </w:rPr>
              <w:t>(Ký tên)</w:t>
            </w:r>
          </w:p>
          <w:p w14:paraId="37D8411F" w14:textId="77777777" w:rsidR="00F81291" w:rsidRDefault="00F81291" w:rsidP="006A789D">
            <w:pPr>
              <w:spacing w:line="276" w:lineRule="auto"/>
              <w:jc w:val="center"/>
            </w:pPr>
          </w:p>
          <w:p w14:paraId="7E471701" w14:textId="77777777" w:rsidR="00F81291" w:rsidRDefault="00F81291" w:rsidP="006A789D">
            <w:pPr>
              <w:spacing w:before="240" w:line="276" w:lineRule="auto"/>
              <w:jc w:val="center"/>
            </w:pPr>
          </w:p>
          <w:p w14:paraId="084A6BEA" w14:textId="77777777" w:rsidR="00F81291" w:rsidRDefault="00F81291" w:rsidP="006A789D">
            <w:pPr>
              <w:spacing w:before="240" w:line="276" w:lineRule="auto"/>
              <w:jc w:val="center"/>
              <w:rPr>
                <w:b/>
              </w:rPr>
            </w:pPr>
          </w:p>
          <w:p w14:paraId="2A1AAEE0" w14:textId="23743B66" w:rsidR="00F81291" w:rsidRPr="00275255" w:rsidRDefault="00F81291" w:rsidP="006A789D">
            <w:pPr>
              <w:spacing w:before="240" w:line="276" w:lineRule="auto"/>
              <w:jc w:val="center"/>
              <w:rPr>
                <w:b/>
                <w:lang w:val="vi-VN"/>
              </w:rPr>
            </w:pPr>
            <w:r>
              <w:rPr>
                <w:b/>
              </w:rPr>
              <w:t>NGUYỄN</w:t>
            </w:r>
            <w:r>
              <w:rPr>
                <w:b/>
                <w:lang w:val="vi-VN"/>
              </w:rPr>
              <w:t xml:space="preserve"> </w:t>
            </w:r>
            <w:r w:rsidR="006D1AB1">
              <w:rPr>
                <w:b/>
                <w:lang w:val="vi-VN"/>
              </w:rPr>
              <w:t>TUẤN KHÔI</w:t>
            </w:r>
          </w:p>
        </w:tc>
      </w:tr>
      <w:tr w:rsidR="00F81291" w14:paraId="74DA8B04" w14:textId="77777777" w:rsidTr="0086672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49"/>
        </w:trPr>
        <w:tc>
          <w:tcPr>
            <w:tcW w:w="5008" w:type="dxa"/>
            <w:gridSpan w:val="2"/>
            <w:tcBorders>
              <w:top w:val="single" w:sz="4" w:space="0" w:color="auto"/>
              <w:left w:val="single" w:sz="4" w:space="0" w:color="auto"/>
              <w:bottom w:val="single" w:sz="4" w:space="0" w:color="auto"/>
              <w:right w:val="single" w:sz="4" w:space="0" w:color="auto"/>
            </w:tcBorders>
          </w:tcPr>
          <w:p w14:paraId="6EC4549D" w14:textId="77777777" w:rsidR="00F81291" w:rsidRDefault="00F81291" w:rsidP="006A789D">
            <w:pPr>
              <w:spacing w:before="240" w:line="276" w:lineRule="auto"/>
              <w:jc w:val="center"/>
              <w:rPr>
                <w:b/>
              </w:rPr>
            </w:pPr>
            <w:r>
              <w:rPr>
                <w:b/>
              </w:rPr>
              <w:lastRenderedPageBreak/>
              <w:t>Nhận</w:t>
            </w:r>
            <w:r>
              <w:rPr>
                <w:b/>
                <w:lang w:val="vi-VN"/>
              </w:rPr>
              <w:t xml:space="preserve"> xét và đánh giá của GV</w:t>
            </w:r>
          </w:p>
        </w:tc>
        <w:tc>
          <w:tcPr>
            <w:tcW w:w="4891" w:type="dxa"/>
            <w:gridSpan w:val="2"/>
            <w:tcBorders>
              <w:top w:val="single" w:sz="4" w:space="0" w:color="auto"/>
              <w:left w:val="single" w:sz="4" w:space="0" w:color="auto"/>
              <w:bottom w:val="single" w:sz="4" w:space="0" w:color="auto"/>
              <w:right w:val="single" w:sz="4" w:space="0" w:color="auto"/>
            </w:tcBorders>
          </w:tcPr>
          <w:p w14:paraId="3243659F" w14:textId="77777777" w:rsidR="00F81291" w:rsidRDefault="00F81291" w:rsidP="006A789D">
            <w:pPr>
              <w:spacing w:before="240" w:line="276" w:lineRule="auto"/>
              <w:jc w:val="center"/>
              <w:rPr>
                <w:b/>
                <w:lang w:val="vi-VN"/>
              </w:rPr>
            </w:pPr>
            <w:r>
              <w:rPr>
                <w:b/>
              </w:rPr>
              <w:t>Nhận</w:t>
            </w:r>
            <w:r>
              <w:rPr>
                <w:b/>
                <w:lang w:val="vi-VN"/>
              </w:rPr>
              <w:t xml:space="preserve"> xét và đánh giá của GV</w:t>
            </w:r>
          </w:p>
          <w:p w14:paraId="7CEEEBD7" w14:textId="2954B8D4" w:rsidR="0086672D" w:rsidRDefault="0086672D" w:rsidP="006A789D">
            <w:pPr>
              <w:spacing w:before="240" w:line="276" w:lineRule="auto"/>
              <w:jc w:val="center"/>
              <w:rPr>
                <w:b/>
              </w:rPr>
            </w:pPr>
          </w:p>
        </w:tc>
      </w:tr>
    </w:tbl>
    <w:p w14:paraId="035AF44C" w14:textId="77777777" w:rsidR="00B10EFE" w:rsidRDefault="00B10EFE">
      <w:pPr>
        <w:rPr>
          <w:b/>
          <w:color w:val="2E75B5"/>
          <w:sz w:val="32"/>
          <w:szCs w:val="32"/>
        </w:rPr>
      </w:pPr>
    </w:p>
    <w:tbl>
      <w:tblPr>
        <w:tblW w:w="9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8"/>
        <w:gridCol w:w="4891"/>
      </w:tblGrid>
      <w:tr w:rsidR="00B10EFE" w14:paraId="40300BD9" w14:textId="77777777" w:rsidTr="001465A1">
        <w:trPr>
          <w:trHeight w:val="944"/>
          <w:jc w:val="center"/>
        </w:trPr>
        <w:tc>
          <w:tcPr>
            <w:tcW w:w="5008" w:type="dxa"/>
            <w:tcBorders>
              <w:top w:val="single" w:sz="4" w:space="0" w:color="auto"/>
              <w:left w:val="single" w:sz="4" w:space="0" w:color="auto"/>
              <w:bottom w:val="single" w:sz="4" w:space="0" w:color="auto"/>
              <w:right w:val="single" w:sz="4" w:space="0" w:color="auto"/>
            </w:tcBorders>
            <w:vAlign w:val="center"/>
            <w:hideMark/>
          </w:tcPr>
          <w:p w14:paraId="69DABBEE" w14:textId="2965DE52" w:rsidR="00B10EFE" w:rsidRPr="00CF324D" w:rsidRDefault="00B10EFE" w:rsidP="006A789D">
            <w:pPr>
              <w:rPr>
                <w:b/>
                <w:bCs/>
                <w:lang w:val="vi-VN"/>
              </w:rPr>
            </w:pPr>
            <w:r>
              <w:t xml:space="preserve">Họ tên SV1: </w:t>
            </w:r>
            <w:r>
              <w:rPr>
                <w:b/>
              </w:rPr>
              <w:t>NGUYỄN</w:t>
            </w:r>
            <w:r>
              <w:rPr>
                <w:b/>
                <w:lang w:val="vi-VN"/>
              </w:rPr>
              <w:t xml:space="preserve"> </w:t>
            </w:r>
            <w:r w:rsidR="00AE4BB1">
              <w:rPr>
                <w:b/>
                <w:lang w:val="vi-VN"/>
              </w:rPr>
              <w:t>BÁ KHANH</w:t>
            </w:r>
          </w:p>
          <w:p w14:paraId="076881FD" w14:textId="182C93F9" w:rsidR="00B10EFE" w:rsidRDefault="00B10EFE" w:rsidP="006A789D">
            <w:pPr>
              <w:rPr>
                <w:b/>
                <w:bCs/>
              </w:rPr>
            </w:pPr>
            <w:r>
              <w:rPr>
                <w:bCs/>
              </w:rPr>
              <w:t>MSSV:</w:t>
            </w:r>
            <w:r>
              <w:rPr>
                <w:b/>
                <w:bCs/>
              </w:rPr>
              <w:t xml:space="preserve"> </w:t>
            </w:r>
            <w:r w:rsidR="00142150">
              <w:rPr>
                <w:b/>
              </w:rPr>
              <w:t>20521450</w:t>
            </w:r>
          </w:p>
        </w:tc>
        <w:tc>
          <w:tcPr>
            <w:tcW w:w="4891" w:type="dxa"/>
            <w:tcBorders>
              <w:top w:val="single" w:sz="4" w:space="0" w:color="auto"/>
              <w:left w:val="single" w:sz="4" w:space="0" w:color="auto"/>
              <w:bottom w:val="single" w:sz="4" w:space="0" w:color="auto"/>
              <w:right w:val="single" w:sz="4" w:space="0" w:color="auto"/>
            </w:tcBorders>
            <w:vAlign w:val="center"/>
            <w:hideMark/>
          </w:tcPr>
          <w:p w14:paraId="3952FFE7" w14:textId="53BB26AC" w:rsidR="00B10EFE" w:rsidRDefault="00B10EFE" w:rsidP="006A789D">
            <w:pPr>
              <w:rPr>
                <w:b/>
                <w:bCs/>
              </w:rPr>
            </w:pPr>
          </w:p>
        </w:tc>
      </w:tr>
      <w:tr w:rsidR="00B10EFE" w:rsidRPr="00CB0335" w14:paraId="4598EFF6" w14:textId="77777777" w:rsidTr="001465A1">
        <w:trPr>
          <w:trHeight w:val="844"/>
          <w:jc w:val="center"/>
        </w:trPr>
        <w:tc>
          <w:tcPr>
            <w:tcW w:w="5008" w:type="dxa"/>
            <w:tcBorders>
              <w:top w:val="single" w:sz="4" w:space="0" w:color="auto"/>
              <w:left w:val="single" w:sz="4" w:space="0" w:color="auto"/>
              <w:bottom w:val="single" w:sz="4" w:space="0" w:color="auto"/>
              <w:right w:val="single" w:sz="4" w:space="0" w:color="auto"/>
            </w:tcBorders>
            <w:vAlign w:val="center"/>
            <w:hideMark/>
          </w:tcPr>
          <w:p w14:paraId="5CFEC86D" w14:textId="5A59660E" w:rsidR="00B10EFE" w:rsidRPr="00410C7F" w:rsidRDefault="00B10EFE" w:rsidP="00244EBB">
            <w:pPr>
              <w:pStyle w:val="ListParagraph"/>
              <w:numPr>
                <w:ilvl w:val="0"/>
                <w:numId w:val="51"/>
              </w:numPr>
              <w:tabs>
                <w:tab w:val="left" w:pos="439"/>
              </w:tabs>
              <w:spacing w:line="276" w:lineRule="auto"/>
              <w:jc w:val="left"/>
              <w:rPr>
                <w:lang w:val="vi-VN"/>
              </w:rPr>
            </w:pPr>
            <w:r>
              <w:t>Thiết kế:</w:t>
            </w:r>
          </w:p>
          <w:p w14:paraId="1F78A2CC" w14:textId="5A59660E" w:rsidR="00B10EFE" w:rsidRPr="00C41C69" w:rsidRDefault="00244EBB" w:rsidP="00410C7F">
            <w:pPr>
              <w:tabs>
                <w:tab w:val="left" w:pos="439"/>
              </w:tabs>
              <w:spacing w:line="276" w:lineRule="auto"/>
              <w:ind w:left="51"/>
              <w:rPr>
                <w:lang w:val="vi-VN"/>
              </w:rPr>
            </w:pPr>
            <w:r>
              <w:rPr>
                <w:lang w:val="vi-VN"/>
              </w:rPr>
              <w:t xml:space="preserve">+ Màn hình </w:t>
            </w:r>
            <w:r w:rsidR="00DB3730" w:rsidRPr="00410C7F">
              <w:rPr>
                <w:lang w:val="vi-VN"/>
              </w:rPr>
              <w:t>User</w:t>
            </w:r>
          </w:p>
        </w:tc>
        <w:tc>
          <w:tcPr>
            <w:tcW w:w="4891" w:type="dxa"/>
            <w:tcBorders>
              <w:top w:val="single" w:sz="4" w:space="0" w:color="auto"/>
              <w:left w:val="single" w:sz="4" w:space="0" w:color="auto"/>
              <w:bottom w:val="single" w:sz="4" w:space="0" w:color="auto"/>
              <w:right w:val="single" w:sz="4" w:space="0" w:color="auto"/>
            </w:tcBorders>
            <w:vAlign w:val="center"/>
            <w:hideMark/>
          </w:tcPr>
          <w:p w14:paraId="2E66F457" w14:textId="77777777" w:rsidR="00B10EFE" w:rsidRDefault="00B10EFE" w:rsidP="006A789D">
            <w:pPr>
              <w:spacing w:line="276" w:lineRule="auto"/>
              <w:rPr>
                <w:lang w:val="vi-VN"/>
              </w:rPr>
            </w:pPr>
          </w:p>
          <w:p w14:paraId="3EB87623" w14:textId="77777777" w:rsidR="00B10EFE" w:rsidRPr="00CB0335" w:rsidRDefault="00B10EFE" w:rsidP="006A789D">
            <w:pPr>
              <w:spacing w:line="276" w:lineRule="auto"/>
              <w:rPr>
                <w:lang w:val="vi-VN"/>
              </w:rPr>
            </w:pPr>
          </w:p>
        </w:tc>
      </w:tr>
      <w:tr w:rsidR="00B10EFE" w14:paraId="0C71C46E" w14:textId="77777777" w:rsidTr="001465A1">
        <w:trPr>
          <w:trHeight w:val="844"/>
          <w:jc w:val="center"/>
        </w:trPr>
        <w:tc>
          <w:tcPr>
            <w:tcW w:w="5008" w:type="dxa"/>
            <w:tcBorders>
              <w:top w:val="single" w:sz="4" w:space="0" w:color="auto"/>
              <w:left w:val="single" w:sz="4" w:space="0" w:color="auto"/>
              <w:bottom w:val="single" w:sz="4" w:space="0" w:color="auto"/>
              <w:right w:val="single" w:sz="4" w:space="0" w:color="auto"/>
            </w:tcBorders>
            <w:vAlign w:val="center"/>
            <w:hideMark/>
          </w:tcPr>
          <w:p w14:paraId="173A82A4" w14:textId="77777777" w:rsidR="00B10EFE" w:rsidRDefault="00B10EFE" w:rsidP="00AB710C">
            <w:pPr>
              <w:pStyle w:val="ListParagraph"/>
              <w:numPr>
                <w:ilvl w:val="0"/>
                <w:numId w:val="52"/>
              </w:numPr>
              <w:spacing w:line="276" w:lineRule="auto"/>
              <w:jc w:val="left"/>
            </w:pPr>
            <w:r>
              <w:t>Xử lý chức năng:</w:t>
            </w:r>
          </w:p>
          <w:p w14:paraId="343E296A" w14:textId="77777777" w:rsidR="00B10EFE" w:rsidRDefault="00AB710C" w:rsidP="00742F6E">
            <w:pPr>
              <w:rPr>
                <w:lang w:val="vi-VN"/>
              </w:rPr>
            </w:pPr>
            <w:r>
              <w:rPr>
                <w:lang w:val="vi-VN"/>
              </w:rPr>
              <w:t xml:space="preserve">+ </w:t>
            </w:r>
            <w:r w:rsidR="000B725D">
              <w:rPr>
                <w:lang w:val="vi-VN"/>
              </w:rPr>
              <w:t>Phát nhạc</w:t>
            </w:r>
          </w:p>
          <w:p w14:paraId="6417D5E3" w14:textId="77777777" w:rsidR="000B725D" w:rsidRDefault="000B725D" w:rsidP="00742F6E">
            <w:pPr>
              <w:rPr>
                <w:lang w:val="vi-VN"/>
              </w:rPr>
            </w:pPr>
            <w:r>
              <w:rPr>
                <w:lang w:val="vi-VN"/>
              </w:rPr>
              <w:t>+ Chuyển bài hát</w:t>
            </w:r>
          </w:p>
          <w:p w14:paraId="35E13550" w14:textId="2EF1D13A" w:rsidR="000B725D" w:rsidRDefault="000B725D" w:rsidP="00742F6E">
            <w:pPr>
              <w:rPr>
                <w:lang w:val="vi-VN"/>
              </w:rPr>
            </w:pPr>
            <w:r>
              <w:rPr>
                <w:lang w:val="vi-VN"/>
              </w:rPr>
              <w:t xml:space="preserve">+ </w:t>
            </w:r>
            <w:r w:rsidR="00B77E41">
              <w:rPr>
                <w:lang w:val="vi-VN"/>
              </w:rPr>
              <w:t>Tạm d</w:t>
            </w:r>
            <w:r w:rsidR="00A04E58">
              <w:rPr>
                <w:lang w:val="vi-VN"/>
              </w:rPr>
              <w:t>ừng bài hát</w:t>
            </w:r>
          </w:p>
          <w:p w14:paraId="06BC1637" w14:textId="5440B072" w:rsidR="00786A7B" w:rsidRDefault="00786A7B" w:rsidP="00742F6E">
            <w:pPr>
              <w:rPr>
                <w:lang w:val="vi-VN"/>
              </w:rPr>
            </w:pPr>
            <w:r>
              <w:rPr>
                <w:lang w:val="vi-VN"/>
              </w:rPr>
              <w:t>+ Hiện thông báo khi phát nhạc</w:t>
            </w:r>
          </w:p>
          <w:p w14:paraId="231010E0" w14:textId="0A96BB2A" w:rsidR="00786A7B" w:rsidRDefault="00786A7B" w:rsidP="00742F6E">
            <w:pPr>
              <w:rPr>
                <w:lang w:val="vi-VN"/>
              </w:rPr>
            </w:pPr>
            <w:r>
              <w:rPr>
                <w:lang w:val="vi-VN"/>
              </w:rPr>
              <w:t>+ Xử lý các sự kiện trên thông báo phát nhạc</w:t>
            </w:r>
          </w:p>
          <w:p w14:paraId="6A9F0BF0" w14:textId="77777777" w:rsidR="00A04E58" w:rsidRDefault="00A04E58" w:rsidP="00742F6E">
            <w:pPr>
              <w:rPr>
                <w:lang w:val="vi-VN"/>
              </w:rPr>
            </w:pPr>
            <w:r>
              <w:rPr>
                <w:lang w:val="vi-VN"/>
              </w:rPr>
              <w:t xml:space="preserve">+ </w:t>
            </w:r>
            <w:r w:rsidR="004F57DB">
              <w:rPr>
                <w:lang w:val="vi-VN"/>
              </w:rPr>
              <w:t>Phát lại bài hát</w:t>
            </w:r>
          </w:p>
          <w:p w14:paraId="31FCF5AD" w14:textId="77777777" w:rsidR="004F57DB" w:rsidRDefault="004F57DB" w:rsidP="00742F6E">
            <w:pPr>
              <w:rPr>
                <w:lang w:val="vi-VN"/>
              </w:rPr>
            </w:pPr>
            <w:r>
              <w:rPr>
                <w:lang w:val="vi-VN"/>
              </w:rPr>
              <w:t>+ Phát ngẫu nhiên</w:t>
            </w:r>
          </w:p>
          <w:p w14:paraId="25430EF3" w14:textId="77777777" w:rsidR="004F57DB" w:rsidRDefault="004F57DB" w:rsidP="00742F6E">
            <w:pPr>
              <w:rPr>
                <w:lang w:val="vi-VN"/>
              </w:rPr>
            </w:pPr>
            <w:r>
              <w:rPr>
                <w:lang w:val="vi-VN"/>
              </w:rPr>
              <w:t xml:space="preserve">+ </w:t>
            </w:r>
            <w:r w:rsidR="00C916ED">
              <w:rPr>
                <w:lang w:val="vi-VN"/>
              </w:rPr>
              <w:t>Ẩn bài hát</w:t>
            </w:r>
          </w:p>
          <w:p w14:paraId="0E3E6C3B" w14:textId="77777777" w:rsidR="00C916ED" w:rsidRDefault="00C916ED" w:rsidP="00742F6E">
            <w:pPr>
              <w:rPr>
                <w:lang w:val="vi-VN"/>
              </w:rPr>
            </w:pPr>
            <w:r>
              <w:rPr>
                <w:lang w:val="vi-VN"/>
              </w:rPr>
              <w:t>+ Đăt giờ phát</w:t>
            </w:r>
          </w:p>
          <w:p w14:paraId="75D4E7AF" w14:textId="77777777" w:rsidR="00C916ED" w:rsidRDefault="00C916ED" w:rsidP="00742F6E">
            <w:pPr>
              <w:rPr>
                <w:lang w:val="vi-VN"/>
              </w:rPr>
            </w:pPr>
            <w:r>
              <w:rPr>
                <w:lang w:val="vi-VN"/>
              </w:rPr>
              <w:t>+ Chỉnh sửa thông tin cá nhân</w:t>
            </w:r>
          </w:p>
          <w:p w14:paraId="767DD3DF" w14:textId="684B8A92" w:rsidR="00B10EFE" w:rsidRPr="000B725D" w:rsidRDefault="00C916ED" w:rsidP="006A789D">
            <w:pPr>
              <w:rPr>
                <w:lang w:val="vi-VN"/>
              </w:rPr>
            </w:pPr>
            <w:r>
              <w:rPr>
                <w:lang w:val="vi-VN"/>
              </w:rPr>
              <w:t>+ Liên hệ</w:t>
            </w:r>
          </w:p>
        </w:tc>
        <w:tc>
          <w:tcPr>
            <w:tcW w:w="4891" w:type="dxa"/>
            <w:tcBorders>
              <w:top w:val="single" w:sz="4" w:space="0" w:color="auto"/>
              <w:left w:val="single" w:sz="4" w:space="0" w:color="auto"/>
              <w:bottom w:val="single" w:sz="4" w:space="0" w:color="auto"/>
              <w:right w:val="single" w:sz="4" w:space="0" w:color="auto"/>
            </w:tcBorders>
            <w:vAlign w:val="center"/>
            <w:hideMark/>
          </w:tcPr>
          <w:p w14:paraId="38B82BB6" w14:textId="3EDF8422" w:rsidR="00B10EFE" w:rsidRDefault="00B10EFE" w:rsidP="006A789D"/>
        </w:tc>
      </w:tr>
      <w:tr w:rsidR="00B10EFE" w:rsidRPr="00275255" w14:paraId="6CD25314" w14:textId="77777777" w:rsidTr="001465A1">
        <w:trPr>
          <w:trHeight w:val="3149"/>
          <w:jc w:val="center"/>
        </w:trPr>
        <w:tc>
          <w:tcPr>
            <w:tcW w:w="5008" w:type="dxa"/>
            <w:tcBorders>
              <w:top w:val="single" w:sz="4" w:space="0" w:color="auto"/>
              <w:left w:val="single" w:sz="4" w:space="0" w:color="auto"/>
              <w:bottom w:val="single" w:sz="4" w:space="0" w:color="auto"/>
              <w:right w:val="single" w:sz="4" w:space="0" w:color="auto"/>
            </w:tcBorders>
          </w:tcPr>
          <w:p w14:paraId="420331A7" w14:textId="717560C3" w:rsidR="00B10EFE" w:rsidRPr="007C7BA2" w:rsidRDefault="00B10EFE" w:rsidP="00142150">
            <w:pPr>
              <w:spacing w:before="240" w:line="276" w:lineRule="auto"/>
              <w:jc w:val="center"/>
              <w:rPr>
                <w:b/>
                <w:lang w:val="vi-VN"/>
              </w:rPr>
            </w:pPr>
            <w:r>
              <w:rPr>
                <w:b/>
              </w:rPr>
              <w:lastRenderedPageBreak/>
              <w:t xml:space="preserve">SV thực hiện </w:t>
            </w:r>
            <w:r w:rsidR="00142150">
              <w:rPr>
                <w:b/>
              </w:rPr>
              <w:t>3</w:t>
            </w:r>
          </w:p>
          <w:p w14:paraId="0F94BDFF" w14:textId="77777777" w:rsidR="00B10EFE" w:rsidRDefault="00B10EFE" w:rsidP="006A789D">
            <w:pPr>
              <w:spacing w:line="276" w:lineRule="auto"/>
              <w:jc w:val="center"/>
              <w:rPr>
                <w:i/>
              </w:rPr>
            </w:pPr>
            <w:r>
              <w:rPr>
                <w:i/>
              </w:rPr>
              <w:t>(Ký tên)</w:t>
            </w:r>
          </w:p>
          <w:p w14:paraId="58498972" w14:textId="77777777" w:rsidR="00B10EFE" w:rsidRDefault="00B10EFE" w:rsidP="006A789D">
            <w:pPr>
              <w:spacing w:line="276" w:lineRule="auto"/>
              <w:jc w:val="center"/>
            </w:pPr>
          </w:p>
          <w:p w14:paraId="182AC1E5" w14:textId="77777777" w:rsidR="00B10EFE" w:rsidRDefault="00B10EFE" w:rsidP="006A789D">
            <w:pPr>
              <w:spacing w:before="240" w:line="276" w:lineRule="auto"/>
              <w:jc w:val="center"/>
            </w:pPr>
          </w:p>
          <w:p w14:paraId="3B5D1BC0" w14:textId="77777777" w:rsidR="00B10EFE" w:rsidRDefault="00B10EFE" w:rsidP="006A789D">
            <w:pPr>
              <w:spacing w:before="240" w:line="276" w:lineRule="auto"/>
              <w:jc w:val="center"/>
              <w:rPr>
                <w:b/>
              </w:rPr>
            </w:pPr>
          </w:p>
          <w:p w14:paraId="7DFE5902" w14:textId="789FDFF6" w:rsidR="00B10EFE" w:rsidRPr="00275255" w:rsidRDefault="00B10EFE" w:rsidP="006A789D">
            <w:pPr>
              <w:spacing w:before="240" w:line="276" w:lineRule="auto"/>
              <w:jc w:val="center"/>
              <w:rPr>
                <w:b/>
                <w:lang w:val="vi-VN"/>
              </w:rPr>
            </w:pPr>
            <w:r>
              <w:rPr>
                <w:b/>
              </w:rPr>
              <w:t>NGUYỄN</w:t>
            </w:r>
            <w:r>
              <w:rPr>
                <w:b/>
                <w:lang w:val="vi-VN"/>
              </w:rPr>
              <w:t xml:space="preserve"> </w:t>
            </w:r>
            <w:r w:rsidR="00142150">
              <w:rPr>
                <w:b/>
                <w:lang w:val="vi-VN"/>
              </w:rPr>
              <w:t>BÁ KHANH</w:t>
            </w:r>
          </w:p>
        </w:tc>
        <w:tc>
          <w:tcPr>
            <w:tcW w:w="4891" w:type="dxa"/>
            <w:tcBorders>
              <w:top w:val="single" w:sz="4" w:space="0" w:color="auto"/>
              <w:left w:val="single" w:sz="4" w:space="0" w:color="auto"/>
              <w:bottom w:val="single" w:sz="4" w:space="0" w:color="auto"/>
              <w:right w:val="single" w:sz="4" w:space="0" w:color="auto"/>
            </w:tcBorders>
          </w:tcPr>
          <w:p w14:paraId="139C4366" w14:textId="2D30C47F" w:rsidR="00B10EFE" w:rsidRPr="00275255" w:rsidRDefault="00B10EFE" w:rsidP="00142150">
            <w:pPr>
              <w:spacing w:before="240" w:line="276" w:lineRule="auto"/>
              <w:rPr>
                <w:b/>
                <w:lang w:val="vi-VN"/>
              </w:rPr>
            </w:pPr>
          </w:p>
        </w:tc>
      </w:tr>
      <w:tr w:rsidR="00B10EFE" w14:paraId="64E12CAA" w14:textId="77777777" w:rsidTr="001465A1">
        <w:trPr>
          <w:trHeight w:val="3149"/>
          <w:jc w:val="center"/>
        </w:trPr>
        <w:tc>
          <w:tcPr>
            <w:tcW w:w="5008" w:type="dxa"/>
            <w:tcBorders>
              <w:top w:val="single" w:sz="4" w:space="0" w:color="auto"/>
              <w:left w:val="single" w:sz="4" w:space="0" w:color="auto"/>
              <w:bottom w:val="single" w:sz="4" w:space="0" w:color="auto"/>
              <w:right w:val="single" w:sz="4" w:space="0" w:color="auto"/>
            </w:tcBorders>
          </w:tcPr>
          <w:p w14:paraId="5BCA1ADA" w14:textId="77777777" w:rsidR="00B10EFE" w:rsidRDefault="00B10EFE" w:rsidP="006A789D">
            <w:pPr>
              <w:spacing w:before="240" w:line="276" w:lineRule="auto"/>
              <w:jc w:val="center"/>
              <w:rPr>
                <w:b/>
              </w:rPr>
            </w:pPr>
            <w:r>
              <w:rPr>
                <w:b/>
              </w:rPr>
              <w:t>Nhận</w:t>
            </w:r>
            <w:r>
              <w:rPr>
                <w:b/>
                <w:lang w:val="vi-VN"/>
              </w:rPr>
              <w:t xml:space="preserve"> xét và đánh giá của GV</w:t>
            </w:r>
          </w:p>
        </w:tc>
        <w:tc>
          <w:tcPr>
            <w:tcW w:w="4891" w:type="dxa"/>
            <w:tcBorders>
              <w:top w:val="single" w:sz="4" w:space="0" w:color="auto"/>
              <w:left w:val="single" w:sz="4" w:space="0" w:color="auto"/>
              <w:bottom w:val="single" w:sz="4" w:space="0" w:color="auto"/>
              <w:right w:val="single" w:sz="4" w:space="0" w:color="auto"/>
            </w:tcBorders>
          </w:tcPr>
          <w:p w14:paraId="6CD93C0A" w14:textId="77777777" w:rsidR="00B10EFE" w:rsidRDefault="00B10EFE" w:rsidP="00142150">
            <w:pPr>
              <w:spacing w:before="240" w:line="276" w:lineRule="auto"/>
              <w:jc w:val="center"/>
              <w:rPr>
                <w:b/>
              </w:rPr>
            </w:pPr>
          </w:p>
        </w:tc>
      </w:tr>
    </w:tbl>
    <w:p w14:paraId="126DACB8" w14:textId="18EC2C25" w:rsidR="00F81291" w:rsidRDefault="00F81291">
      <w:pPr>
        <w:rPr>
          <w:b/>
          <w:color w:val="2E75B5"/>
          <w:sz w:val="32"/>
          <w:szCs w:val="32"/>
        </w:rPr>
      </w:pPr>
    </w:p>
    <w:p w14:paraId="29122BF4" w14:textId="0E866006" w:rsidR="00142150" w:rsidRDefault="00142150">
      <w:pPr>
        <w:rPr>
          <w:b/>
          <w:color w:val="2E75B5"/>
          <w:sz w:val="32"/>
          <w:szCs w:val="32"/>
        </w:rPr>
      </w:pPr>
      <w:r>
        <w:rPr>
          <w:color w:val="2E75B5"/>
          <w:sz w:val="32"/>
          <w:szCs w:val="32"/>
        </w:rPr>
        <w:br w:type="page"/>
      </w:r>
    </w:p>
    <w:p w14:paraId="7F39257E" w14:textId="77777777" w:rsidR="00AD12D1" w:rsidRDefault="00AD12D1" w:rsidP="00853EBC">
      <w:pPr>
        <w:pStyle w:val="Heading1"/>
        <w:rPr>
          <w:b w:val="0"/>
          <w:color w:val="2E75B5"/>
          <w:sz w:val="32"/>
          <w:szCs w:val="32"/>
        </w:rPr>
      </w:pPr>
      <w:bookmarkStart w:id="11" w:name="_Toc106013340"/>
      <w:bookmarkStart w:id="12" w:name="_Toc106036700"/>
      <w:r>
        <w:rPr>
          <w:color w:val="2E75B5"/>
          <w:sz w:val="32"/>
          <w:szCs w:val="32"/>
        </w:rPr>
        <w:lastRenderedPageBreak/>
        <w:t>LỜI CẢM ƠN</w:t>
      </w:r>
      <w:bookmarkEnd w:id="6"/>
      <w:bookmarkEnd w:id="11"/>
      <w:bookmarkEnd w:id="12"/>
    </w:p>
    <w:p w14:paraId="4E605CDE" w14:textId="20DF0A88" w:rsidR="00853EBC" w:rsidRDefault="00AD12D1" w:rsidP="00853EBC">
      <w:pPr>
        <w:spacing w:after="0" w:line="360" w:lineRule="auto"/>
        <w:ind w:firstLine="720"/>
        <w:jc w:val="both"/>
        <w:rPr>
          <w:sz w:val="26"/>
          <w:szCs w:val="26"/>
        </w:rPr>
      </w:pPr>
      <w:r w:rsidRPr="5659E8D5">
        <w:rPr>
          <w:color w:val="000000" w:themeColor="text1"/>
          <w:sz w:val="26"/>
          <w:szCs w:val="26"/>
        </w:rPr>
        <w:t xml:space="preserve">Trước khi bước vào phần báo cáo đồ án, nhóm chúng em trân trọng gửi lời cảm ơn đến thầy </w:t>
      </w:r>
      <w:r w:rsidRPr="5659E8D5">
        <w:rPr>
          <w:b/>
          <w:bCs/>
          <w:color w:val="000000" w:themeColor="text1"/>
          <w:sz w:val="26"/>
          <w:szCs w:val="26"/>
        </w:rPr>
        <w:t>Nguyễn Tấn Toàn</w:t>
      </w:r>
      <w:r w:rsidRPr="5659E8D5">
        <w:rPr>
          <w:color w:val="000000" w:themeColor="text1"/>
          <w:sz w:val="26"/>
          <w:szCs w:val="26"/>
        </w:rPr>
        <w:t xml:space="preserve"> đã tạo điều kiện cho chúng em có cơ hội được thực hiện đồ án và</w:t>
      </w:r>
      <w:r>
        <w:rPr>
          <w:sz w:val="26"/>
          <w:szCs w:val="26"/>
        </w:rPr>
        <w:t xml:space="preserve"> đã nhiệt tình giảng dạy trên lớp, cung cấp cho chúng em rất nhiều kiến thức hữu ích trong quá trình mới bắt đầu làm quen với môi trường Android Studio và cách thức lập trình tạo ra một ứng dụng với Android Studio. Đồng thời thầy cũng đã hỗ trợ những thông tin cần thiết, gợi mở những trường hợp </w:t>
      </w:r>
      <w:r w:rsidR="008D7ECF">
        <w:rPr>
          <w:sz w:val="26"/>
          <w:szCs w:val="26"/>
        </w:rPr>
        <w:t>sẽ gặp</w:t>
      </w:r>
      <w:r>
        <w:rPr>
          <w:sz w:val="26"/>
          <w:szCs w:val="26"/>
        </w:rPr>
        <w:t xml:space="preserve"> phải vấn đề khi lập trình trong thực tế, đưa ra những giải pháp tối ưu và giải đáp những thắc mắc không chỉ cho nhóm chúng em nói riêng và các bạn sinh viên khác trên lớp nói chung trong suốt quá trình học tập và thực hiện đồ án.</w:t>
      </w:r>
    </w:p>
    <w:p w14:paraId="61D7817F" w14:textId="2C3E8001" w:rsidR="00AD12D1" w:rsidRPr="00853EBC" w:rsidRDefault="00AD12D1" w:rsidP="00853EBC">
      <w:pPr>
        <w:spacing w:after="0" w:line="360" w:lineRule="auto"/>
        <w:ind w:firstLine="720"/>
        <w:jc w:val="both"/>
        <w:rPr>
          <w:sz w:val="26"/>
          <w:szCs w:val="26"/>
        </w:rPr>
      </w:pPr>
      <w:r w:rsidRPr="5659E8D5">
        <w:rPr>
          <w:color w:val="000000" w:themeColor="text1"/>
          <w:sz w:val="26"/>
          <w:szCs w:val="26"/>
        </w:rPr>
        <w:t xml:space="preserve">Với những kiến thức lý thuyết </w:t>
      </w:r>
      <w:r>
        <w:rPr>
          <w:sz w:val="26"/>
          <w:szCs w:val="26"/>
        </w:rPr>
        <w:t>có</w:t>
      </w:r>
      <w:r w:rsidRPr="5659E8D5">
        <w:rPr>
          <w:color w:val="000000" w:themeColor="text1"/>
          <w:sz w:val="26"/>
          <w:szCs w:val="26"/>
        </w:rPr>
        <w:t xml:space="preserve"> đề cập tới trong các tuần học, nhóm em đã vận dụng được rất nhiều trong việc hoàn thành đề tài.</w:t>
      </w:r>
    </w:p>
    <w:p w14:paraId="238FBE9A" w14:textId="77777777" w:rsidR="00AD12D1" w:rsidRDefault="00AD12D1" w:rsidP="00AD12D1">
      <w:pPr>
        <w:spacing w:before="240" w:after="240" w:line="360" w:lineRule="auto"/>
        <w:ind w:firstLine="720"/>
        <w:jc w:val="both"/>
        <w:rPr>
          <w:color w:val="000000"/>
          <w:sz w:val="26"/>
          <w:szCs w:val="26"/>
        </w:rPr>
      </w:pPr>
      <w:r w:rsidRPr="5659E8D5">
        <w:rPr>
          <w:color w:val="000000" w:themeColor="text1"/>
          <w:sz w:val="26"/>
          <w:szCs w:val="26"/>
        </w:rPr>
        <w:t xml:space="preserve">Trong vòng </w:t>
      </w:r>
      <w:r>
        <w:rPr>
          <w:sz w:val="26"/>
          <w:szCs w:val="26"/>
        </w:rPr>
        <w:t>hơn 3 tháng qua</w:t>
      </w:r>
      <w:r w:rsidRPr="5659E8D5">
        <w:rPr>
          <w:color w:val="000000" w:themeColor="text1"/>
          <w:sz w:val="26"/>
          <w:szCs w:val="26"/>
        </w:rPr>
        <w:t>, nhờ sự chỉ dẫn nhiệt tình của thầy, chúng em đã tiếp thu được những kiến thức quan trọng cùng những góp ý chân thành để có thể làm được một chương trình hoàn chỉnh.</w:t>
      </w:r>
    </w:p>
    <w:p w14:paraId="5C8FEF23" w14:textId="77777777" w:rsidR="00AD12D1" w:rsidRDefault="00AD12D1" w:rsidP="00AD12D1">
      <w:pPr>
        <w:spacing w:before="240" w:after="240" w:line="360" w:lineRule="auto"/>
        <w:ind w:firstLine="720"/>
        <w:jc w:val="both"/>
        <w:rPr>
          <w:color w:val="000000"/>
          <w:sz w:val="26"/>
          <w:szCs w:val="26"/>
        </w:rPr>
      </w:pPr>
      <w:r w:rsidRPr="5659E8D5">
        <w:rPr>
          <w:color w:val="000000" w:themeColor="text1"/>
          <w:sz w:val="26"/>
          <w:szCs w:val="26"/>
        </w:rPr>
        <w:t>Cũng xin cảm ơn thầy cô và bạn bè trong khoa Công nghệ phần mềm đã nhiệt tình hỗ trợ, tạo điều kiện cho nhóm em làm bài báo cáo này.</w:t>
      </w:r>
    </w:p>
    <w:p w14:paraId="18D5FFB6" w14:textId="77777777" w:rsidR="00AD12D1" w:rsidRDefault="00AD12D1" w:rsidP="00AD12D1">
      <w:pPr>
        <w:spacing w:after="0" w:line="360" w:lineRule="auto"/>
        <w:ind w:firstLine="720"/>
        <w:jc w:val="both"/>
        <w:rPr>
          <w:sz w:val="26"/>
          <w:szCs w:val="26"/>
        </w:rPr>
      </w:pPr>
      <w:r w:rsidRPr="5659E8D5">
        <w:rPr>
          <w:color w:val="000000" w:themeColor="text1"/>
          <w:sz w:val="26"/>
          <w:szCs w:val="26"/>
        </w:rPr>
        <w:t xml:space="preserve">Trong </w:t>
      </w:r>
      <w:r>
        <w:rPr>
          <w:sz w:val="26"/>
          <w:szCs w:val="26"/>
        </w:rPr>
        <w:t>quá trình học tập, cũng như là trong quá trình làm đồ án, nhóm em đã cố gắng hết sức mình, vì thời gian và kiến thức có hạn nên nhóm em không thể tránh khỏi những thiếu sót. Nhóm em mong nhận được sự thông cảm, đóng góp và xây dựng từ thầy để nhóm em có thêm nhiều kiến thức có ích và ngày càng hoàn thiện hơn.</w:t>
      </w:r>
    </w:p>
    <w:p w14:paraId="64BFB578" w14:textId="77777777" w:rsidR="00AD12D1" w:rsidRDefault="00AD12D1" w:rsidP="00AD12D1">
      <w:pPr>
        <w:spacing w:before="240" w:after="240" w:line="360" w:lineRule="auto"/>
        <w:ind w:firstLine="720"/>
        <w:jc w:val="both"/>
        <w:rPr>
          <w:color w:val="000000"/>
          <w:sz w:val="26"/>
          <w:szCs w:val="26"/>
        </w:rPr>
      </w:pPr>
      <w:r w:rsidRPr="5659E8D5">
        <w:rPr>
          <w:color w:val="000000" w:themeColor="text1"/>
          <w:sz w:val="26"/>
          <w:szCs w:val="26"/>
        </w:rPr>
        <w:t>Nhóm em xin chân thành cảm ơn ạ!</w:t>
      </w:r>
    </w:p>
    <w:p w14:paraId="29A199F5" w14:textId="7A7F8A30" w:rsidR="00AD12D1" w:rsidRDefault="00AD12D1" w:rsidP="00AD12D1">
      <w:pPr>
        <w:spacing w:after="0" w:line="360" w:lineRule="auto"/>
        <w:ind w:firstLine="6480"/>
        <w:rPr>
          <w:b/>
          <w:sz w:val="26"/>
          <w:szCs w:val="26"/>
        </w:rPr>
      </w:pPr>
      <w:r>
        <w:rPr>
          <w:b/>
          <w:sz w:val="26"/>
          <w:szCs w:val="26"/>
        </w:rPr>
        <w:t xml:space="preserve">          Nhóm thực hiện</w:t>
      </w:r>
    </w:p>
    <w:p w14:paraId="7685AF45" w14:textId="1486D7E6" w:rsidR="00043812" w:rsidRDefault="00043812" w:rsidP="00290204">
      <w:pPr>
        <w:spacing w:after="0" w:line="360" w:lineRule="auto"/>
        <w:ind w:firstLine="2790"/>
        <w:rPr>
          <w:b/>
          <w:sz w:val="26"/>
          <w:szCs w:val="26"/>
        </w:rPr>
      </w:pPr>
      <w:r>
        <w:rPr>
          <w:b/>
          <w:sz w:val="26"/>
          <w:szCs w:val="26"/>
        </w:rPr>
        <w:t>Nguyễn Đức Long</w:t>
      </w:r>
      <w:r w:rsidR="00290204">
        <w:rPr>
          <w:b/>
          <w:sz w:val="26"/>
          <w:szCs w:val="26"/>
        </w:rPr>
        <w:t xml:space="preserve"> </w:t>
      </w:r>
      <w:r>
        <w:rPr>
          <w:b/>
          <w:sz w:val="26"/>
          <w:szCs w:val="26"/>
        </w:rPr>
        <w:t xml:space="preserve">-Nguyễn </w:t>
      </w:r>
      <w:r w:rsidR="00290204">
        <w:rPr>
          <w:b/>
          <w:sz w:val="26"/>
          <w:szCs w:val="26"/>
        </w:rPr>
        <w:t>Tuấn Khôi - Nguyễn Bá Khanh</w:t>
      </w:r>
    </w:p>
    <w:p w14:paraId="379C0BEB" w14:textId="5F8793B7" w:rsidR="007771B9" w:rsidRDefault="00AD12D1" w:rsidP="00AD12D1">
      <w:pPr>
        <w:spacing w:after="0" w:line="360" w:lineRule="auto"/>
        <w:ind w:left="2880"/>
        <w:rPr>
          <w:i/>
          <w:sz w:val="26"/>
          <w:szCs w:val="26"/>
        </w:rPr>
      </w:pPr>
      <w:r>
        <w:rPr>
          <w:i/>
          <w:sz w:val="26"/>
          <w:szCs w:val="26"/>
        </w:rPr>
        <w:t>Trường Đại học Công nghệ Thông tin, tháng 6 năm 2022</w:t>
      </w:r>
    </w:p>
    <w:p w14:paraId="34810382" w14:textId="77777777" w:rsidR="007771B9" w:rsidRDefault="007771B9">
      <w:pPr>
        <w:rPr>
          <w:i/>
          <w:sz w:val="26"/>
          <w:szCs w:val="26"/>
        </w:rPr>
      </w:pPr>
      <w:r>
        <w:rPr>
          <w:i/>
          <w:sz w:val="26"/>
          <w:szCs w:val="26"/>
        </w:rPr>
        <w:lastRenderedPageBreak/>
        <w:br w:type="page"/>
      </w:r>
    </w:p>
    <w:p w14:paraId="077D4DE5" w14:textId="7F6FC254" w:rsidR="007771B9" w:rsidRPr="00BD40F1" w:rsidRDefault="007771B9" w:rsidP="00F72F2C">
      <w:pPr>
        <w:pStyle w:val="Heading1"/>
        <w:rPr>
          <w:sz w:val="32"/>
          <w:szCs w:val="32"/>
        </w:rPr>
      </w:pPr>
      <w:bookmarkStart w:id="13" w:name="_Toc106013341"/>
      <w:bookmarkStart w:id="14" w:name="_Toc106036701"/>
      <w:r w:rsidRPr="00BD40F1">
        <w:rPr>
          <w:sz w:val="32"/>
          <w:szCs w:val="32"/>
        </w:rPr>
        <w:lastRenderedPageBreak/>
        <w:t>NHẬN XÉT CỦA GIẢNG VIÊN HƯỚNG DẪN</w:t>
      </w:r>
      <w:bookmarkEnd w:id="13"/>
      <w:bookmarkEnd w:id="14"/>
    </w:p>
    <w:p w14:paraId="6D21F606" w14:textId="77777777" w:rsidR="007771B9" w:rsidRDefault="007771B9" w:rsidP="007771B9">
      <w:pPr>
        <w:tabs>
          <w:tab w:val="right" w:leader="dot" w:pos="8788"/>
        </w:tabs>
        <w:spacing w:line="276" w:lineRule="auto"/>
      </w:pPr>
      <w:r>
        <w:tab/>
      </w:r>
    </w:p>
    <w:p w14:paraId="4AE827FC" w14:textId="77777777" w:rsidR="007771B9" w:rsidRDefault="007771B9" w:rsidP="007771B9">
      <w:pPr>
        <w:tabs>
          <w:tab w:val="right" w:leader="dot" w:pos="8788"/>
        </w:tabs>
        <w:spacing w:line="276" w:lineRule="auto"/>
      </w:pPr>
      <w:r>
        <w:tab/>
      </w:r>
    </w:p>
    <w:p w14:paraId="4752C64A" w14:textId="77777777" w:rsidR="007771B9" w:rsidRDefault="007771B9" w:rsidP="007771B9">
      <w:pPr>
        <w:tabs>
          <w:tab w:val="right" w:leader="dot" w:pos="8788"/>
        </w:tabs>
        <w:spacing w:line="276" w:lineRule="auto"/>
      </w:pPr>
      <w:r>
        <w:tab/>
      </w:r>
    </w:p>
    <w:p w14:paraId="4D8DD342" w14:textId="77777777" w:rsidR="007771B9" w:rsidRDefault="007771B9" w:rsidP="007771B9">
      <w:pPr>
        <w:tabs>
          <w:tab w:val="right" w:leader="dot" w:pos="8788"/>
        </w:tabs>
        <w:spacing w:line="276" w:lineRule="auto"/>
      </w:pPr>
      <w:r>
        <w:tab/>
      </w:r>
    </w:p>
    <w:p w14:paraId="54EE64AA" w14:textId="77777777" w:rsidR="007771B9" w:rsidRDefault="007771B9" w:rsidP="007771B9">
      <w:pPr>
        <w:tabs>
          <w:tab w:val="right" w:leader="dot" w:pos="8788"/>
        </w:tabs>
        <w:spacing w:line="276" w:lineRule="auto"/>
      </w:pPr>
      <w:r>
        <w:tab/>
      </w:r>
    </w:p>
    <w:p w14:paraId="5898B7DB" w14:textId="77777777" w:rsidR="007771B9" w:rsidRDefault="007771B9" w:rsidP="007771B9">
      <w:pPr>
        <w:tabs>
          <w:tab w:val="right" w:leader="dot" w:pos="8788"/>
        </w:tabs>
        <w:spacing w:line="276" w:lineRule="auto"/>
      </w:pPr>
      <w:r>
        <w:tab/>
      </w:r>
    </w:p>
    <w:p w14:paraId="75D22E30" w14:textId="77777777" w:rsidR="007771B9" w:rsidRDefault="007771B9" w:rsidP="007771B9">
      <w:pPr>
        <w:tabs>
          <w:tab w:val="right" w:leader="dot" w:pos="8788"/>
        </w:tabs>
        <w:spacing w:line="276" w:lineRule="auto"/>
      </w:pPr>
      <w:r>
        <w:tab/>
      </w:r>
    </w:p>
    <w:p w14:paraId="1B42DB47" w14:textId="77777777" w:rsidR="007771B9" w:rsidRDefault="007771B9" w:rsidP="007771B9">
      <w:pPr>
        <w:tabs>
          <w:tab w:val="right" w:leader="dot" w:pos="8788"/>
        </w:tabs>
        <w:spacing w:line="276" w:lineRule="auto"/>
      </w:pPr>
      <w:r>
        <w:tab/>
      </w:r>
    </w:p>
    <w:p w14:paraId="6EE305BC" w14:textId="77777777" w:rsidR="007771B9" w:rsidRDefault="007771B9" w:rsidP="007771B9">
      <w:pPr>
        <w:tabs>
          <w:tab w:val="right" w:leader="dot" w:pos="8788"/>
        </w:tabs>
        <w:spacing w:line="276" w:lineRule="auto"/>
      </w:pPr>
      <w:r>
        <w:tab/>
      </w:r>
    </w:p>
    <w:p w14:paraId="1660006D" w14:textId="77777777" w:rsidR="007771B9" w:rsidRDefault="007771B9" w:rsidP="007771B9">
      <w:pPr>
        <w:tabs>
          <w:tab w:val="right" w:leader="dot" w:pos="8788"/>
        </w:tabs>
        <w:spacing w:line="276" w:lineRule="auto"/>
      </w:pPr>
      <w:r>
        <w:tab/>
      </w:r>
    </w:p>
    <w:p w14:paraId="7BFD0446" w14:textId="77777777" w:rsidR="007771B9" w:rsidRDefault="007771B9" w:rsidP="007771B9">
      <w:pPr>
        <w:tabs>
          <w:tab w:val="right" w:leader="dot" w:pos="8788"/>
        </w:tabs>
        <w:spacing w:line="276" w:lineRule="auto"/>
      </w:pPr>
      <w:r>
        <w:tab/>
      </w:r>
    </w:p>
    <w:p w14:paraId="3499F7DA" w14:textId="77777777" w:rsidR="007771B9" w:rsidRDefault="007771B9" w:rsidP="007771B9">
      <w:pPr>
        <w:tabs>
          <w:tab w:val="right" w:leader="dot" w:pos="8788"/>
        </w:tabs>
        <w:spacing w:line="276" w:lineRule="auto"/>
      </w:pPr>
      <w:r>
        <w:tab/>
      </w:r>
    </w:p>
    <w:p w14:paraId="11C63AF1" w14:textId="77777777" w:rsidR="007771B9" w:rsidRDefault="007771B9" w:rsidP="007771B9">
      <w:pPr>
        <w:tabs>
          <w:tab w:val="right" w:leader="dot" w:pos="8788"/>
        </w:tabs>
        <w:spacing w:line="276" w:lineRule="auto"/>
      </w:pPr>
      <w:r>
        <w:tab/>
      </w:r>
    </w:p>
    <w:p w14:paraId="7CCFF3BB" w14:textId="77777777" w:rsidR="007771B9" w:rsidRDefault="007771B9" w:rsidP="007771B9">
      <w:pPr>
        <w:tabs>
          <w:tab w:val="right" w:leader="dot" w:pos="8788"/>
        </w:tabs>
        <w:spacing w:line="276" w:lineRule="auto"/>
      </w:pPr>
      <w:r>
        <w:tab/>
      </w:r>
    </w:p>
    <w:p w14:paraId="50C65860" w14:textId="77777777" w:rsidR="007771B9" w:rsidRDefault="007771B9" w:rsidP="007771B9">
      <w:pPr>
        <w:tabs>
          <w:tab w:val="right" w:leader="dot" w:pos="8788"/>
        </w:tabs>
        <w:spacing w:line="276" w:lineRule="auto"/>
      </w:pPr>
      <w:r>
        <w:tab/>
      </w:r>
    </w:p>
    <w:p w14:paraId="64393610" w14:textId="77777777" w:rsidR="007771B9" w:rsidRDefault="007771B9" w:rsidP="007771B9">
      <w:pPr>
        <w:tabs>
          <w:tab w:val="right" w:leader="dot" w:pos="8788"/>
        </w:tabs>
        <w:spacing w:line="276" w:lineRule="auto"/>
      </w:pPr>
      <w:r>
        <w:tab/>
      </w:r>
    </w:p>
    <w:p w14:paraId="01DBDFD4" w14:textId="77777777" w:rsidR="007771B9" w:rsidRDefault="007771B9" w:rsidP="007771B9">
      <w:pPr>
        <w:tabs>
          <w:tab w:val="right" w:leader="dot" w:pos="8788"/>
        </w:tabs>
        <w:spacing w:line="276" w:lineRule="auto"/>
      </w:pPr>
      <w:r>
        <w:tab/>
      </w:r>
    </w:p>
    <w:p w14:paraId="6B267D96" w14:textId="77777777" w:rsidR="007771B9" w:rsidRDefault="007771B9" w:rsidP="007771B9">
      <w:pPr>
        <w:tabs>
          <w:tab w:val="right" w:leader="dot" w:pos="8788"/>
        </w:tabs>
        <w:spacing w:line="276" w:lineRule="auto"/>
      </w:pPr>
      <w:r>
        <w:tab/>
      </w:r>
    </w:p>
    <w:p w14:paraId="0F1032E9" w14:textId="77777777" w:rsidR="007771B9" w:rsidRDefault="007771B9" w:rsidP="007771B9">
      <w:pPr>
        <w:tabs>
          <w:tab w:val="right" w:leader="dot" w:pos="8788"/>
        </w:tabs>
        <w:spacing w:line="276" w:lineRule="auto"/>
      </w:pPr>
      <w:r>
        <w:tab/>
      </w:r>
    </w:p>
    <w:p w14:paraId="7B7DC738" w14:textId="77777777" w:rsidR="007771B9" w:rsidRDefault="007771B9" w:rsidP="007771B9">
      <w:pPr>
        <w:tabs>
          <w:tab w:val="right" w:leader="dot" w:pos="8788"/>
        </w:tabs>
        <w:spacing w:line="276" w:lineRule="auto"/>
      </w:pPr>
    </w:p>
    <w:p w14:paraId="2350A07D" w14:textId="284858B3" w:rsidR="007771B9" w:rsidRPr="00CF3627" w:rsidRDefault="007771B9" w:rsidP="007771B9">
      <w:pPr>
        <w:tabs>
          <w:tab w:val="center" w:pos="6480"/>
          <w:tab w:val="right" w:leader="dot" w:pos="8788"/>
        </w:tabs>
        <w:spacing w:line="276" w:lineRule="auto"/>
      </w:pPr>
      <w:r>
        <w:tab/>
        <w:t xml:space="preserve">Tp.HCM, </w:t>
      </w:r>
      <w:r w:rsidR="00F72F2C">
        <w:t>ngày</w:t>
      </w:r>
      <w:r w:rsidR="00F72F2C">
        <w:rPr>
          <w:lang w:val="vi-VN"/>
        </w:rPr>
        <w:t xml:space="preserve"> </w:t>
      </w:r>
      <w:r w:rsidR="00F72F2C">
        <w:t>1</w:t>
      </w:r>
      <w:r w:rsidR="00104AE5">
        <w:t>4</w:t>
      </w:r>
      <w:r>
        <w:t xml:space="preserve"> tháng </w:t>
      </w:r>
      <w:r w:rsidR="00F72F2C">
        <w:t>6</w:t>
      </w:r>
      <w:r>
        <w:t xml:space="preserve"> năm </w:t>
      </w:r>
      <w:r w:rsidR="00F72F2C">
        <w:t>2022</w:t>
      </w:r>
    </w:p>
    <w:p w14:paraId="672999AC" w14:textId="77777777" w:rsidR="007771B9" w:rsidRPr="00CF3627" w:rsidRDefault="007771B9" w:rsidP="007771B9">
      <w:pPr>
        <w:tabs>
          <w:tab w:val="center" w:pos="6480"/>
          <w:tab w:val="right" w:leader="dot" w:pos="8788"/>
        </w:tabs>
        <w:spacing w:line="276" w:lineRule="auto"/>
        <w:rPr>
          <w:b/>
        </w:rPr>
      </w:pPr>
      <w:r w:rsidRPr="00CF3627">
        <w:rPr>
          <w:b/>
        </w:rPr>
        <w:tab/>
        <w:t>GVHD</w:t>
      </w:r>
    </w:p>
    <w:p w14:paraId="41F95984" w14:textId="77777777" w:rsidR="007771B9" w:rsidRDefault="007771B9" w:rsidP="007771B9">
      <w:pPr>
        <w:tabs>
          <w:tab w:val="center" w:pos="6480"/>
          <w:tab w:val="right" w:leader="dot" w:pos="8788"/>
        </w:tabs>
        <w:spacing w:line="276" w:lineRule="auto"/>
      </w:pPr>
    </w:p>
    <w:p w14:paraId="15A47B3C" w14:textId="77777777" w:rsidR="007771B9" w:rsidRDefault="007771B9" w:rsidP="007771B9">
      <w:pPr>
        <w:tabs>
          <w:tab w:val="center" w:pos="6480"/>
          <w:tab w:val="right" w:leader="dot" w:pos="8788"/>
        </w:tabs>
        <w:spacing w:line="276" w:lineRule="auto"/>
      </w:pPr>
    </w:p>
    <w:p w14:paraId="62187028" w14:textId="680A7CC5" w:rsidR="00AF244A" w:rsidRDefault="007771B9" w:rsidP="007771B9">
      <w:pPr>
        <w:tabs>
          <w:tab w:val="center" w:pos="6480"/>
          <w:tab w:val="right" w:leader="dot" w:pos="8788"/>
        </w:tabs>
        <w:spacing w:line="276" w:lineRule="auto"/>
        <w:rPr>
          <w:b/>
          <w:bCs/>
          <w:lang w:val="vi-VN"/>
        </w:rPr>
      </w:pPr>
      <w:r>
        <w:tab/>
      </w:r>
      <w:r>
        <w:rPr>
          <w:b/>
          <w:bCs/>
        </w:rPr>
        <w:t>Nguyễn</w:t>
      </w:r>
      <w:r>
        <w:rPr>
          <w:b/>
          <w:bCs/>
          <w:lang w:val="vi-VN"/>
        </w:rPr>
        <w:t xml:space="preserve"> Tấn Toàn</w:t>
      </w:r>
    </w:p>
    <w:p w14:paraId="75616EB3" w14:textId="2B423B5F" w:rsidR="00404E87" w:rsidRPr="00404E87" w:rsidRDefault="00404E87" w:rsidP="00404E87">
      <w:pPr>
        <w:tabs>
          <w:tab w:val="center" w:pos="6480"/>
          <w:tab w:val="right" w:leader="dot" w:pos="8788"/>
        </w:tabs>
        <w:spacing w:line="276" w:lineRule="auto"/>
        <w:jc w:val="center"/>
        <w:rPr>
          <w:b/>
          <w:sz w:val="32"/>
          <w:szCs w:val="32"/>
        </w:rPr>
      </w:pPr>
      <w:r w:rsidRPr="00404E87">
        <w:rPr>
          <w:b/>
          <w:bCs/>
          <w:sz w:val="32"/>
          <w:szCs w:val="32"/>
        </w:rPr>
        <w:lastRenderedPageBreak/>
        <w:t>MỤC LỤC</w:t>
      </w:r>
    </w:p>
    <w:sdt>
      <w:sdtPr>
        <w:id w:val="-2069866267"/>
        <w:docPartObj>
          <w:docPartGallery w:val="Table of Contents"/>
          <w:docPartUnique/>
        </w:docPartObj>
      </w:sdtPr>
      <w:sdtEndPr>
        <w:rPr>
          <w:b/>
          <w:bCs/>
          <w:noProof/>
        </w:rPr>
      </w:sdtEndPr>
      <w:sdtContent>
        <w:p w14:paraId="283C7A6D" w14:textId="244F02FF" w:rsidR="003D1C09" w:rsidRPr="003D1C09" w:rsidRDefault="00AF244A">
          <w:pPr>
            <w:pStyle w:val="TOC1"/>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06036699" w:history="1">
            <w:r w:rsidR="003D1C09" w:rsidRPr="003D1C09">
              <w:rPr>
                <w:rStyle w:val="Hyperlink"/>
                <w:noProof/>
              </w:rPr>
              <w:t>BẢNG PHÂN CÔNG THỰC HIỆN ĐỒ ÁN MÔN HỌC</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_Toc106036699 \h </w:instrText>
            </w:r>
            <w:r w:rsidR="003D1C09" w:rsidRPr="003D1C09">
              <w:rPr>
                <w:noProof/>
                <w:webHidden/>
              </w:rPr>
            </w:r>
            <w:r w:rsidR="003D1C09" w:rsidRPr="003D1C09">
              <w:rPr>
                <w:noProof/>
                <w:webHidden/>
              </w:rPr>
              <w:fldChar w:fldCharType="separate"/>
            </w:r>
            <w:r w:rsidR="008B2009">
              <w:rPr>
                <w:noProof/>
                <w:webHidden/>
              </w:rPr>
              <w:t>3</w:t>
            </w:r>
            <w:r w:rsidR="003D1C09" w:rsidRPr="003D1C09">
              <w:rPr>
                <w:noProof/>
                <w:webHidden/>
              </w:rPr>
              <w:fldChar w:fldCharType="end"/>
            </w:r>
          </w:hyperlink>
        </w:p>
        <w:p w14:paraId="3331741A" w14:textId="33C0F22D" w:rsidR="003D1C09" w:rsidRPr="003D1C09" w:rsidRDefault="0065577B">
          <w:pPr>
            <w:pStyle w:val="TOC1"/>
            <w:rPr>
              <w:rFonts w:asciiTheme="minorHAnsi" w:eastAsiaTheme="minorEastAsia" w:hAnsiTheme="minorHAnsi" w:cstheme="minorBidi"/>
              <w:noProof/>
              <w:sz w:val="22"/>
              <w:szCs w:val="22"/>
              <w:lang w:eastAsia="en-US"/>
            </w:rPr>
          </w:pPr>
          <w:hyperlink w:anchor="_Toc106036700" w:history="1">
            <w:r w:rsidR="003D1C09" w:rsidRPr="003D1C09">
              <w:rPr>
                <w:rStyle w:val="Hyperlink"/>
                <w:noProof/>
              </w:rPr>
              <w:t>LỜI CẢM ƠN</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_Toc106036700 \h </w:instrText>
            </w:r>
            <w:r w:rsidR="003D1C09" w:rsidRPr="003D1C09">
              <w:rPr>
                <w:noProof/>
                <w:webHidden/>
              </w:rPr>
            </w:r>
            <w:r w:rsidR="003D1C09" w:rsidRPr="003D1C09">
              <w:rPr>
                <w:noProof/>
                <w:webHidden/>
              </w:rPr>
              <w:fldChar w:fldCharType="separate"/>
            </w:r>
            <w:r w:rsidR="008B2009">
              <w:rPr>
                <w:noProof/>
                <w:webHidden/>
              </w:rPr>
              <w:t>6</w:t>
            </w:r>
            <w:r w:rsidR="003D1C09" w:rsidRPr="003D1C09">
              <w:rPr>
                <w:noProof/>
                <w:webHidden/>
              </w:rPr>
              <w:fldChar w:fldCharType="end"/>
            </w:r>
          </w:hyperlink>
        </w:p>
        <w:p w14:paraId="0B3FCE62" w14:textId="7CC4DECA" w:rsidR="003D1C09" w:rsidRPr="003D1C09" w:rsidRDefault="0065577B">
          <w:pPr>
            <w:pStyle w:val="TOC1"/>
            <w:rPr>
              <w:rFonts w:asciiTheme="minorHAnsi" w:eastAsiaTheme="minorEastAsia" w:hAnsiTheme="minorHAnsi" w:cstheme="minorBidi"/>
              <w:noProof/>
              <w:sz w:val="22"/>
              <w:szCs w:val="22"/>
              <w:lang w:eastAsia="en-US"/>
            </w:rPr>
          </w:pPr>
          <w:hyperlink w:anchor="_Toc106036701" w:history="1">
            <w:r w:rsidR="003D1C09" w:rsidRPr="003D1C09">
              <w:rPr>
                <w:rStyle w:val="Hyperlink"/>
                <w:noProof/>
              </w:rPr>
              <w:t>NHẬN XÉT CỦA GIẢNG VIÊN HƯỚNG DẪN</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_Toc106036701 \h </w:instrText>
            </w:r>
            <w:r w:rsidR="003D1C09" w:rsidRPr="003D1C09">
              <w:rPr>
                <w:noProof/>
                <w:webHidden/>
              </w:rPr>
            </w:r>
            <w:r w:rsidR="003D1C09" w:rsidRPr="003D1C09">
              <w:rPr>
                <w:noProof/>
                <w:webHidden/>
              </w:rPr>
              <w:fldChar w:fldCharType="separate"/>
            </w:r>
            <w:r w:rsidR="008B2009">
              <w:rPr>
                <w:noProof/>
                <w:webHidden/>
              </w:rPr>
              <w:t>8</w:t>
            </w:r>
            <w:r w:rsidR="003D1C09" w:rsidRPr="003D1C09">
              <w:rPr>
                <w:noProof/>
                <w:webHidden/>
              </w:rPr>
              <w:fldChar w:fldCharType="end"/>
            </w:r>
          </w:hyperlink>
        </w:p>
        <w:p w14:paraId="29DD3D46" w14:textId="530833E7" w:rsidR="003D1C09" w:rsidRPr="003D1C09" w:rsidRDefault="0065577B">
          <w:pPr>
            <w:pStyle w:val="TOC1"/>
            <w:rPr>
              <w:rFonts w:asciiTheme="minorHAnsi" w:eastAsiaTheme="minorEastAsia" w:hAnsiTheme="minorHAnsi" w:cstheme="minorBidi"/>
              <w:noProof/>
              <w:sz w:val="22"/>
              <w:szCs w:val="22"/>
              <w:lang w:eastAsia="en-US"/>
            </w:rPr>
          </w:pPr>
          <w:hyperlink w:anchor="_Toc106036702" w:history="1">
            <w:r w:rsidR="003D1C09" w:rsidRPr="003D1C09">
              <w:rPr>
                <w:rStyle w:val="Hyperlink"/>
                <w:noProof/>
              </w:rPr>
              <w:t>Chương 1: GIỚI THIỆU ĐỀ TÀI</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_Toc106036702 \h </w:instrText>
            </w:r>
            <w:r w:rsidR="003D1C09" w:rsidRPr="003D1C09">
              <w:rPr>
                <w:noProof/>
                <w:webHidden/>
              </w:rPr>
            </w:r>
            <w:r w:rsidR="003D1C09" w:rsidRPr="003D1C09">
              <w:rPr>
                <w:noProof/>
                <w:webHidden/>
              </w:rPr>
              <w:fldChar w:fldCharType="separate"/>
            </w:r>
            <w:r w:rsidR="008B2009">
              <w:rPr>
                <w:noProof/>
                <w:webHidden/>
              </w:rPr>
              <w:t>12</w:t>
            </w:r>
            <w:r w:rsidR="003D1C09" w:rsidRPr="003D1C09">
              <w:rPr>
                <w:noProof/>
                <w:webHidden/>
              </w:rPr>
              <w:fldChar w:fldCharType="end"/>
            </w:r>
          </w:hyperlink>
        </w:p>
        <w:p w14:paraId="27847EB2" w14:textId="522955A8"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03" w:history="1">
            <w:r w:rsidR="003D1C09" w:rsidRPr="003D1C09">
              <w:rPr>
                <w:rStyle w:val="Hyperlink"/>
                <w:b w:val="0"/>
                <w:bCs w:val="0"/>
              </w:rPr>
              <w:t>1.1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Giới thiệu đề tài</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_Toc106036703 \h </w:instrText>
            </w:r>
            <w:r w:rsidR="003D1C09" w:rsidRPr="003D1C09">
              <w:rPr>
                <w:b w:val="0"/>
                <w:bCs w:val="0"/>
                <w:webHidden/>
              </w:rPr>
            </w:r>
            <w:r w:rsidR="003D1C09" w:rsidRPr="003D1C09">
              <w:rPr>
                <w:b w:val="0"/>
                <w:bCs w:val="0"/>
                <w:webHidden/>
              </w:rPr>
              <w:fldChar w:fldCharType="separate"/>
            </w:r>
            <w:r w:rsidR="008B2009">
              <w:rPr>
                <w:b w:val="0"/>
                <w:bCs w:val="0"/>
                <w:webHidden/>
              </w:rPr>
              <w:t>12</w:t>
            </w:r>
            <w:r w:rsidR="003D1C09" w:rsidRPr="003D1C09">
              <w:rPr>
                <w:b w:val="0"/>
                <w:bCs w:val="0"/>
                <w:webHidden/>
              </w:rPr>
              <w:fldChar w:fldCharType="end"/>
            </w:r>
          </w:hyperlink>
        </w:p>
        <w:p w14:paraId="20FD4B75" w14:textId="1141C338"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04" w:history="1">
            <w:r w:rsidR="003D1C09" w:rsidRPr="003D1C09">
              <w:rPr>
                <w:rStyle w:val="Hyperlink"/>
                <w:b w:val="0"/>
                <w:bCs w:val="0"/>
              </w:rPr>
              <w:t>1.2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Mục tiêu đề tài</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_Toc106036704 \h </w:instrText>
            </w:r>
            <w:r w:rsidR="003D1C09" w:rsidRPr="003D1C09">
              <w:rPr>
                <w:b w:val="0"/>
                <w:bCs w:val="0"/>
                <w:webHidden/>
              </w:rPr>
            </w:r>
            <w:r w:rsidR="003D1C09" w:rsidRPr="003D1C09">
              <w:rPr>
                <w:b w:val="0"/>
                <w:bCs w:val="0"/>
                <w:webHidden/>
              </w:rPr>
              <w:fldChar w:fldCharType="separate"/>
            </w:r>
            <w:r w:rsidR="008B2009">
              <w:rPr>
                <w:b w:val="0"/>
                <w:bCs w:val="0"/>
                <w:webHidden/>
              </w:rPr>
              <w:t>13</w:t>
            </w:r>
            <w:r w:rsidR="003D1C09" w:rsidRPr="003D1C09">
              <w:rPr>
                <w:b w:val="0"/>
                <w:bCs w:val="0"/>
                <w:webHidden/>
              </w:rPr>
              <w:fldChar w:fldCharType="end"/>
            </w:r>
          </w:hyperlink>
        </w:p>
        <w:p w14:paraId="30448459" w14:textId="28185423"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05" w:history="1">
            <w:r w:rsidR="003D1C09" w:rsidRPr="003D1C09">
              <w:rPr>
                <w:rStyle w:val="Hyperlink"/>
                <w:b w:val="0"/>
                <w:bCs w:val="0"/>
              </w:rPr>
              <w:t>1.2.1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Lý thuyết</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_Toc106036705 \h </w:instrText>
            </w:r>
            <w:r w:rsidR="003D1C09" w:rsidRPr="003D1C09">
              <w:rPr>
                <w:b w:val="0"/>
                <w:bCs w:val="0"/>
                <w:webHidden/>
              </w:rPr>
            </w:r>
            <w:r w:rsidR="003D1C09" w:rsidRPr="003D1C09">
              <w:rPr>
                <w:b w:val="0"/>
                <w:bCs w:val="0"/>
                <w:webHidden/>
              </w:rPr>
              <w:fldChar w:fldCharType="separate"/>
            </w:r>
            <w:r w:rsidR="008B2009">
              <w:rPr>
                <w:b w:val="0"/>
                <w:bCs w:val="0"/>
                <w:webHidden/>
              </w:rPr>
              <w:t>13</w:t>
            </w:r>
            <w:r w:rsidR="003D1C09" w:rsidRPr="003D1C09">
              <w:rPr>
                <w:b w:val="0"/>
                <w:bCs w:val="0"/>
                <w:webHidden/>
              </w:rPr>
              <w:fldChar w:fldCharType="end"/>
            </w:r>
          </w:hyperlink>
        </w:p>
        <w:p w14:paraId="4F9610B0" w14:textId="3BED1612"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06" w:history="1">
            <w:r w:rsidR="003D1C09" w:rsidRPr="003D1C09">
              <w:rPr>
                <w:rStyle w:val="Hyperlink"/>
                <w:b w:val="0"/>
                <w:bCs w:val="0"/>
              </w:rPr>
              <w:t>1.2.2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Thực</w:t>
            </w:r>
            <w:r w:rsidR="003D1C09" w:rsidRPr="003D1C09">
              <w:rPr>
                <w:rStyle w:val="Hyperlink"/>
                <w:b w:val="0"/>
                <w:bCs w:val="0"/>
                <w:lang w:val="vi-VN"/>
              </w:rPr>
              <w:t xml:space="preserve"> tế</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_Toc106036706 \h </w:instrText>
            </w:r>
            <w:r w:rsidR="003D1C09" w:rsidRPr="003D1C09">
              <w:rPr>
                <w:b w:val="0"/>
                <w:bCs w:val="0"/>
                <w:webHidden/>
              </w:rPr>
            </w:r>
            <w:r w:rsidR="003D1C09" w:rsidRPr="003D1C09">
              <w:rPr>
                <w:b w:val="0"/>
                <w:bCs w:val="0"/>
                <w:webHidden/>
              </w:rPr>
              <w:fldChar w:fldCharType="separate"/>
            </w:r>
            <w:r w:rsidR="008B2009">
              <w:rPr>
                <w:b w:val="0"/>
                <w:bCs w:val="0"/>
                <w:webHidden/>
              </w:rPr>
              <w:t>13</w:t>
            </w:r>
            <w:r w:rsidR="003D1C09" w:rsidRPr="003D1C09">
              <w:rPr>
                <w:b w:val="0"/>
                <w:bCs w:val="0"/>
                <w:webHidden/>
              </w:rPr>
              <w:fldChar w:fldCharType="end"/>
            </w:r>
          </w:hyperlink>
        </w:p>
        <w:p w14:paraId="4B0B1F48" w14:textId="3EA88004"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07" w:history="1">
            <w:r w:rsidR="003D1C09" w:rsidRPr="003D1C09">
              <w:rPr>
                <w:rStyle w:val="Hyperlink"/>
                <w:b w:val="0"/>
                <w:bCs w:val="0"/>
              </w:rPr>
              <w:t>1.2.3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Các</w:t>
            </w:r>
            <w:r w:rsidR="003D1C09" w:rsidRPr="003D1C09">
              <w:rPr>
                <w:rStyle w:val="Hyperlink"/>
                <w:b w:val="0"/>
                <w:bCs w:val="0"/>
                <w:lang w:val="vi-VN"/>
              </w:rPr>
              <w:t xml:space="preserve"> bước nghiên cứu</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_Toc106036707 \h </w:instrText>
            </w:r>
            <w:r w:rsidR="003D1C09" w:rsidRPr="003D1C09">
              <w:rPr>
                <w:b w:val="0"/>
                <w:bCs w:val="0"/>
                <w:webHidden/>
              </w:rPr>
            </w:r>
            <w:r w:rsidR="003D1C09" w:rsidRPr="003D1C09">
              <w:rPr>
                <w:b w:val="0"/>
                <w:bCs w:val="0"/>
                <w:webHidden/>
              </w:rPr>
              <w:fldChar w:fldCharType="separate"/>
            </w:r>
            <w:r w:rsidR="008B2009">
              <w:rPr>
                <w:b w:val="0"/>
                <w:bCs w:val="0"/>
                <w:webHidden/>
              </w:rPr>
              <w:t>13</w:t>
            </w:r>
            <w:r w:rsidR="003D1C09" w:rsidRPr="003D1C09">
              <w:rPr>
                <w:b w:val="0"/>
                <w:bCs w:val="0"/>
                <w:webHidden/>
              </w:rPr>
              <w:fldChar w:fldCharType="end"/>
            </w:r>
          </w:hyperlink>
        </w:p>
        <w:p w14:paraId="04BBE3DA" w14:textId="045B32A2"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08" w:history="1">
            <w:r w:rsidR="003D1C09" w:rsidRPr="003D1C09">
              <w:rPr>
                <w:rStyle w:val="Hyperlink"/>
                <w:b w:val="0"/>
                <w:bCs w:val="0"/>
              </w:rPr>
              <w:t>1.2.4</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Bố cục đề tài</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_Toc106036708 \h </w:instrText>
            </w:r>
            <w:r w:rsidR="003D1C09" w:rsidRPr="003D1C09">
              <w:rPr>
                <w:b w:val="0"/>
                <w:bCs w:val="0"/>
                <w:webHidden/>
              </w:rPr>
            </w:r>
            <w:r w:rsidR="003D1C09" w:rsidRPr="003D1C09">
              <w:rPr>
                <w:b w:val="0"/>
                <w:bCs w:val="0"/>
                <w:webHidden/>
              </w:rPr>
              <w:fldChar w:fldCharType="separate"/>
            </w:r>
            <w:r w:rsidR="008B2009">
              <w:rPr>
                <w:b w:val="0"/>
                <w:bCs w:val="0"/>
                <w:webHidden/>
              </w:rPr>
              <w:t>13</w:t>
            </w:r>
            <w:r w:rsidR="003D1C09" w:rsidRPr="003D1C09">
              <w:rPr>
                <w:b w:val="0"/>
                <w:bCs w:val="0"/>
                <w:webHidden/>
              </w:rPr>
              <w:fldChar w:fldCharType="end"/>
            </w:r>
          </w:hyperlink>
        </w:p>
        <w:p w14:paraId="3720DBBE" w14:textId="0137070E"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09" w:history="1">
            <w:r w:rsidR="003D1C09" w:rsidRPr="003D1C09">
              <w:rPr>
                <w:rStyle w:val="Hyperlink"/>
                <w:b w:val="0"/>
                <w:bCs w:val="0"/>
              </w:rPr>
              <w:t>1.2.5</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Các chức năng chính của đề tài</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_Toc106036709 \h </w:instrText>
            </w:r>
            <w:r w:rsidR="003D1C09" w:rsidRPr="003D1C09">
              <w:rPr>
                <w:b w:val="0"/>
                <w:bCs w:val="0"/>
                <w:webHidden/>
              </w:rPr>
            </w:r>
            <w:r w:rsidR="003D1C09" w:rsidRPr="003D1C09">
              <w:rPr>
                <w:b w:val="0"/>
                <w:bCs w:val="0"/>
                <w:webHidden/>
              </w:rPr>
              <w:fldChar w:fldCharType="separate"/>
            </w:r>
            <w:r w:rsidR="008B2009">
              <w:rPr>
                <w:b w:val="0"/>
                <w:bCs w:val="0"/>
                <w:webHidden/>
              </w:rPr>
              <w:t>14</w:t>
            </w:r>
            <w:r w:rsidR="003D1C09" w:rsidRPr="003D1C09">
              <w:rPr>
                <w:b w:val="0"/>
                <w:bCs w:val="0"/>
                <w:webHidden/>
              </w:rPr>
              <w:fldChar w:fldCharType="end"/>
            </w:r>
          </w:hyperlink>
        </w:p>
        <w:p w14:paraId="029ACEAF" w14:textId="6F3B4035"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10" w:history="1">
            <w:r w:rsidR="003D1C09" w:rsidRPr="003D1C09">
              <w:rPr>
                <w:rStyle w:val="Hyperlink"/>
                <w:b w:val="0"/>
                <w:bCs w:val="0"/>
              </w:rPr>
              <w:t>1.2.6</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Công nghệ sử dụng</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_Toc106036710 \h </w:instrText>
            </w:r>
            <w:r w:rsidR="003D1C09" w:rsidRPr="003D1C09">
              <w:rPr>
                <w:b w:val="0"/>
                <w:bCs w:val="0"/>
                <w:webHidden/>
              </w:rPr>
            </w:r>
            <w:r w:rsidR="003D1C09" w:rsidRPr="003D1C09">
              <w:rPr>
                <w:b w:val="0"/>
                <w:bCs w:val="0"/>
                <w:webHidden/>
              </w:rPr>
              <w:fldChar w:fldCharType="separate"/>
            </w:r>
            <w:r w:rsidR="008B2009">
              <w:rPr>
                <w:b w:val="0"/>
                <w:bCs w:val="0"/>
                <w:webHidden/>
              </w:rPr>
              <w:t>14</w:t>
            </w:r>
            <w:r w:rsidR="003D1C09" w:rsidRPr="003D1C09">
              <w:rPr>
                <w:b w:val="0"/>
                <w:bCs w:val="0"/>
                <w:webHidden/>
              </w:rPr>
              <w:fldChar w:fldCharType="end"/>
            </w:r>
          </w:hyperlink>
        </w:p>
        <w:p w14:paraId="07F7CE11" w14:textId="5F371ED7"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11" w:history="1">
            <w:r w:rsidR="003D1C09" w:rsidRPr="003D1C09">
              <w:rPr>
                <w:rStyle w:val="Hyperlink"/>
                <w:b w:val="0"/>
                <w:bCs w:val="0"/>
              </w:rPr>
              <w:t>1.2.7</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Môi trường lập trình</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_Toc106036711 \h </w:instrText>
            </w:r>
            <w:r w:rsidR="003D1C09" w:rsidRPr="003D1C09">
              <w:rPr>
                <w:b w:val="0"/>
                <w:bCs w:val="0"/>
                <w:webHidden/>
              </w:rPr>
            </w:r>
            <w:r w:rsidR="003D1C09" w:rsidRPr="003D1C09">
              <w:rPr>
                <w:b w:val="0"/>
                <w:bCs w:val="0"/>
                <w:webHidden/>
              </w:rPr>
              <w:fldChar w:fldCharType="separate"/>
            </w:r>
            <w:r w:rsidR="008B2009">
              <w:rPr>
                <w:b w:val="0"/>
                <w:bCs w:val="0"/>
                <w:webHidden/>
              </w:rPr>
              <w:t>14</w:t>
            </w:r>
            <w:r w:rsidR="003D1C09" w:rsidRPr="003D1C09">
              <w:rPr>
                <w:b w:val="0"/>
                <w:bCs w:val="0"/>
                <w:webHidden/>
              </w:rPr>
              <w:fldChar w:fldCharType="end"/>
            </w:r>
          </w:hyperlink>
        </w:p>
        <w:p w14:paraId="48A92863" w14:textId="043A45C8"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12" w:history="1">
            <w:r w:rsidR="003D1C09" w:rsidRPr="003D1C09">
              <w:rPr>
                <w:rStyle w:val="Hyperlink"/>
                <w:b w:val="0"/>
                <w:bCs w:val="0"/>
              </w:rPr>
              <w:t>1.2.8</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Công cụ hỗ trợ</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_Toc106036712 \h </w:instrText>
            </w:r>
            <w:r w:rsidR="003D1C09" w:rsidRPr="003D1C09">
              <w:rPr>
                <w:b w:val="0"/>
                <w:bCs w:val="0"/>
                <w:webHidden/>
              </w:rPr>
            </w:r>
            <w:r w:rsidR="003D1C09" w:rsidRPr="003D1C09">
              <w:rPr>
                <w:b w:val="0"/>
                <w:bCs w:val="0"/>
                <w:webHidden/>
              </w:rPr>
              <w:fldChar w:fldCharType="separate"/>
            </w:r>
            <w:r w:rsidR="008B2009">
              <w:rPr>
                <w:b w:val="0"/>
                <w:bCs w:val="0"/>
                <w:webHidden/>
              </w:rPr>
              <w:t>14</w:t>
            </w:r>
            <w:r w:rsidR="003D1C09" w:rsidRPr="003D1C09">
              <w:rPr>
                <w:b w:val="0"/>
                <w:bCs w:val="0"/>
                <w:webHidden/>
              </w:rPr>
              <w:fldChar w:fldCharType="end"/>
            </w:r>
          </w:hyperlink>
        </w:p>
        <w:p w14:paraId="1C7F3001" w14:textId="2346D672" w:rsidR="003D1C09" w:rsidRPr="003D1C09" w:rsidRDefault="0065577B">
          <w:pPr>
            <w:pStyle w:val="TOC1"/>
            <w:rPr>
              <w:rFonts w:asciiTheme="minorHAnsi" w:eastAsiaTheme="minorEastAsia" w:hAnsiTheme="minorHAnsi" w:cstheme="minorBidi"/>
              <w:noProof/>
              <w:sz w:val="22"/>
              <w:szCs w:val="22"/>
              <w:lang w:eastAsia="en-US"/>
            </w:rPr>
          </w:pPr>
          <w:hyperlink w:anchor="_Toc106036713" w:history="1">
            <w:r w:rsidR="003D1C09" w:rsidRPr="003D1C09">
              <w:rPr>
                <w:rStyle w:val="Hyperlink"/>
                <w:noProof/>
              </w:rPr>
              <w:t>Chương 2: CƠ SỞ LÝ THUYẾT</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_Toc106036713 \h </w:instrText>
            </w:r>
            <w:r w:rsidR="003D1C09" w:rsidRPr="003D1C09">
              <w:rPr>
                <w:noProof/>
                <w:webHidden/>
              </w:rPr>
            </w:r>
            <w:r w:rsidR="003D1C09" w:rsidRPr="003D1C09">
              <w:rPr>
                <w:noProof/>
                <w:webHidden/>
              </w:rPr>
              <w:fldChar w:fldCharType="separate"/>
            </w:r>
            <w:r w:rsidR="008B2009">
              <w:rPr>
                <w:noProof/>
                <w:webHidden/>
              </w:rPr>
              <w:t>15</w:t>
            </w:r>
            <w:r w:rsidR="003D1C09" w:rsidRPr="003D1C09">
              <w:rPr>
                <w:noProof/>
                <w:webHidden/>
              </w:rPr>
              <w:fldChar w:fldCharType="end"/>
            </w:r>
          </w:hyperlink>
        </w:p>
        <w:p w14:paraId="56615CF2" w14:textId="0AB9BA14"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14" w:history="1">
            <w:r w:rsidR="003D1C09" w:rsidRPr="003D1C09">
              <w:rPr>
                <w:rStyle w:val="Hyperlink"/>
                <w:rFonts w:eastAsia="Wingdings"/>
                <w:b w:val="0"/>
                <w:bCs w:val="0"/>
              </w:rPr>
              <w:t>2.1.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rFonts w:eastAsia="Wingdings"/>
                <w:b w:val="0"/>
                <w:bCs w:val="0"/>
              </w:rPr>
              <w:t>Hệ điều hành Android</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_Toc106036714 \h </w:instrText>
            </w:r>
            <w:r w:rsidR="003D1C09" w:rsidRPr="003D1C09">
              <w:rPr>
                <w:b w:val="0"/>
                <w:bCs w:val="0"/>
                <w:webHidden/>
              </w:rPr>
            </w:r>
            <w:r w:rsidR="003D1C09" w:rsidRPr="003D1C09">
              <w:rPr>
                <w:b w:val="0"/>
                <w:bCs w:val="0"/>
                <w:webHidden/>
              </w:rPr>
              <w:fldChar w:fldCharType="separate"/>
            </w:r>
            <w:r w:rsidR="008B2009">
              <w:rPr>
                <w:b w:val="0"/>
                <w:bCs w:val="0"/>
                <w:webHidden/>
              </w:rPr>
              <w:t>15</w:t>
            </w:r>
            <w:r w:rsidR="003D1C09" w:rsidRPr="003D1C09">
              <w:rPr>
                <w:b w:val="0"/>
                <w:bCs w:val="0"/>
                <w:webHidden/>
              </w:rPr>
              <w:fldChar w:fldCharType="end"/>
            </w:r>
          </w:hyperlink>
        </w:p>
        <w:p w14:paraId="70378DCC" w14:textId="166DA7AE"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15" w:history="1">
            <w:r w:rsidR="003D1C09" w:rsidRPr="003D1C09">
              <w:rPr>
                <w:rStyle w:val="Hyperlink"/>
                <w:rFonts w:eastAsia="Wingdings"/>
                <w:b w:val="0"/>
                <w:bCs w:val="0"/>
              </w:rPr>
              <w:t>2.1.1.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rFonts w:eastAsia="Wingdings"/>
                <w:b w:val="0"/>
                <w:bCs w:val="0"/>
              </w:rPr>
              <w:t>Lịch sử Android</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_Toc106036715 \h </w:instrText>
            </w:r>
            <w:r w:rsidR="003D1C09" w:rsidRPr="003D1C09">
              <w:rPr>
                <w:b w:val="0"/>
                <w:bCs w:val="0"/>
                <w:webHidden/>
              </w:rPr>
            </w:r>
            <w:r w:rsidR="003D1C09" w:rsidRPr="003D1C09">
              <w:rPr>
                <w:b w:val="0"/>
                <w:bCs w:val="0"/>
                <w:webHidden/>
              </w:rPr>
              <w:fldChar w:fldCharType="separate"/>
            </w:r>
            <w:r w:rsidR="008B2009">
              <w:rPr>
                <w:b w:val="0"/>
                <w:bCs w:val="0"/>
                <w:webHidden/>
              </w:rPr>
              <w:t>15</w:t>
            </w:r>
            <w:r w:rsidR="003D1C09" w:rsidRPr="003D1C09">
              <w:rPr>
                <w:b w:val="0"/>
                <w:bCs w:val="0"/>
                <w:webHidden/>
              </w:rPr>
              <w:fldChar w:fldCharType="end"/>
            </w:r>
          </w:hyperlink>
        </w:p>
        <w:p w14:paraId="1E47BBCE" w14:textId="6240C767"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16" w:history="1">
            <w:r w:rsidR="003D1C09" w:rsidRPr="003D1C09">
              <w:rPr>
                <w:rStyle w:val="Hyperlink"/>
                <w:rFonts w:eastAsia="Wingdings"/>
                <w:b w:val="0"/>
                <w:bCs w:val="0"/>
              </w:rPr>
              <w:t>2.1.2.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rFonts w:eastAsia="Wingdings"/>
                <w:b w:val="0"/>
                <w:bCs w:val="0"/>
              </w:rPr>
              <w:t>Kiến trúc của Android</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_Toc106036716 \h </w:instrText>
            </w:r>
            <w:r w:rsidR="003D1C09" w:rsidRPr="003D1C09">
              <w:rPr>
                <w:b w:val="0"/>
                <w:bCs w:val="0"/>
                <w:webHidden/>
              </w:rPr>
            </w:r>
            <w:r w:rsidR="003D1C09" w:rsidRPr="003D1C09">
              <w:rPr>
                <w:b w:val="0"/>
                <w:bCs w:val="0"/>
                <w:webHidden/>
              </w:rPr>
              <w:fldChar w:fldCharType="separate"/>
            </w:r>
            <w:r w:rsidR="008B2009">
              <w:rPr>
                <w:b w:val="0"/>
                <w:bCs w:val="0"/>
                <w:webHidden/>
              </w:rPr>
              <w:t>16</w:t>
            </w:r>
            <w:r w:rsidR="003D1C09" w:rsidRPr="003D1C09">
              <w:rPr>
                <w:b w:val="0"/>
                <w:bCs w:val="0"/>
                <w:webHidden/>
              </w:rPr>
              <w:fldChar w:fldCharType="end"/>
            </w:r>
          </w:hyperlink>
        </w:p>
        <w:p w14:paraId="40FC8881" w14:textId="19A9A641"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17" w:history="1">
            <w:r w:rsidR="003D1C09" w:rsidRPr="003D1C09">
              <w:rPr>
                <w:rStyle w:val="Hyperlink"/>
                <w:rFonts w:eastAsia="Wingdings"/>
                <w:b w:val="0"/>
                <w:bCs w:val="0"/>
              </w:rPr>
              <w:t>2.1.3.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rFonts w:eastAsia="Wingdings"/>
                <w:b w:val="0"/>
                <w:bCs w:val="0"/>
              </w:rPr>
              <w:t>Các thành phần của một ứng dụng Android</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_Toc106036717 \h </w:instrText>
            </w:r>
            <w:r w:rsidR="003D1C09" w:rsidRPr="003D1C09">
              <w:rPr>
                <w:b w:val="0"/>
                <w:bCs w:val="0"/>
                <w:webHidden/>
              </w:rPr>
            </w:r>
            <w:r w:rsidR="003D1C09" w:rsidRPr="003D1C09">
              <w:rPr>
                <w:b w:val="0"/>
                <w:bCs w:val="0"/>
                <w:webHidden/>
              </w:rPr>
              <w:fldChar w:fldCharType="separate"/>
            </w:r>
            <w:r w:rsidR="008B2009">
              <w:rPr>
                <w:b w:val="0"/>
                <w:bCs w:val="0"/>
                <w:webHidden/>
              </w:rPr>
              <w:t>19</w:t>
            </w:r>
            <w:r w:rsidR="003D1C09" w:rsidRPr="003D1C09">
              <w:rPr>
                <w:b w:val="0"/>
                <w:bCs w:val="0"/>
                <w:webHidden/>
              </w:rPr>
              <w:fldChar w:fldCharType="end"/>
            </w:r>
          </w:hyperlink>
        </w:p>
        <w:p w14:paraId="330D9F52" w14:textId="0606AF4F"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18" w:history="1">
            <w:r w:rsidR="003D1C09" w:rsidRPr="003D1C09">
              <w:rPr>
                <w:rStyle w:val="Hyperlink"/>
                <w:rFonts w:eastAsia="Wingdings"/>
                <w:b w:val="0"/>
                <w:bCs w:val="0"/>
              </w:rPr>
              <w:t>2.2.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rFonts w:eastAsia="Wingdings"/>
                <w:b w:val="0"/>
                <w:bCs w:val="0"/>
              </w:rPr>
              <w:t>Hệ quản trị cơ sở dữ liệu SQLite</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_Toc106036718 \h </w:instrText>
            </w:r>
            <w:r w:rsidR="003D1C09" w:rsidRPr="003D1C09">
              <w:rPr>
                <w:b w:val="0"/>
                <w:bCs w:val="0"/>
                <w:webHidden/>
              </w:rPr>
            </w:r>
            <w:r w:rsidR="003D1C09" w:rsidRPr="003D1C09">
              <w:rPr>
                <w:b w:val="0"/>
                <w:bCs w:val="0"/>
                <w:webHidden/>
              </w:rPr>
              <w:fldChar w:fldCharType="separate"/>
            </w:r>
            <w:r w:rsidR="008B2009">
              <w:rPr>
                <w:b w:val="0"/>
                <w:bCs w:val="0"/>
                <w:webHidden/>
              </w:rPr>
              <w:t>20</w:t>
            </w:r>
            <w:r w:rsidR="003D1C09" w:rsidRPr="003D1C09">
              <w:rPr>
                <w:b w:val="0"/>
                <w:bCs w:val="0"/>
                <w:webHidden/>
              </w:rPr>
              <w:fldChar w:fldCharType="end"/>
            </w:r>
          </w:hyperlink>
        </w:p>
        <w:p w14:paraId="2CA5DA31" w14:textId="5222E212"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19" w:history="1">
            <w:r w:rsidR="003D1C09" w:rsidRPr="003D1C09">
              <w:rPr>
                <w:rStyle w:val="Hyperlink"/>
                <w:rFonts w:eastAsia="Wingdings"/>
                <w:b w:val="0"/>
                <w:bCs w:val="0"/>
              </w:rPr>
              <w:t>2.2.1.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rFonts w:eastAsia="Wingdings"/>
                <w:b w:val="0"/>
                <w:bCs w:val="0"/>
              </w:rPr>
              <w:t>SQLite là gì?</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_Toc106036719 \h </w:instrText>
            </w:r>
            <w:r w:rsidR="003D1C09" w:rsidRPr="003D1C09">
              <w:rPr>
                <w:b w:val="0"/>
                <w:bCs w:val="0"/>
                <w:webHidden/>
              </w:rPr>
            </w:r>
            <w:r w:rsidR="003D1C09" w:rsidRPr="003D1C09">
              <w:rPr>
                <w:b w:val="0"/>
                <w:bCs w:val="0"/>
                <w:webHidden/>
              </w:rPr>
              <w:fldChar w:fldCharType="separate"/>
            </w:r>
            <w:r w:rsidR="008B2009">
              <w:rPr>
                <w:b w:val="0"/>
                <w:bCs w:val="0"/>
                <w:webHidden/>
              </w:rPr>
              <w:t>20</w:t>
            </w:r>
            <w:r w:rsidR="003D1C09" w:rsidRPr="003D1C09">
              <w:rPr>
                <w:b w:val="0"/>
                <w:bCs w:val="0"/>
                <w:webHidden/>
              </w:rPr>
              <w:fldChar w:fldCharType="end"/>
            </w:r>
          </w:hyperlink>
        </w:p>
        <w:p w14:paraId="71B055A0" w14:textId="1DB2074A"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20" w:history="1">
            <w:r w:rsidR="003D1C09" w:rsidRPr="003D1C09">
              <w:rPr>
                <w:rStyle w:val="Hyperlink"/>
                <w:rFonts w:eastAsia="Wingdings"/>
                <w:b w:val="0"/>
                <w:bCs w:val="0"/>
              </w:rPr>
              <w:t>2.2.2.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rFonts w:eastAsia="Wingdings"/>
                <w:b w:val="0"/>
                <w:bCs w:val="0"/>
              </w:rPr>
              <w:t>Tính năng của SQLite</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_Toc106036720 \h </w:instrText>
            </w:r>
            <w:r w:rsidR="003D1C09" w:rsidRPr="003D1C09">
              <w:rPr>
                <w:b w:val="0"/>
                <w:bCs w:val="0"/>
                <w:webHidden/>
              </w:rPr>
            </w:r>
            <w:r w:rsidR="003D1C09" w:rsidRPr="003D1C09">
              <w:rPr>
                <w:b w:val="0"/>
                <w:bCs w:val="0"/>
                <w:webHidden/>
              </w:rPr>
              <w:fldChar w:fldCharType="separate"/>
            </w:r>
            <w:r w:rsidR="008B2009">
              <w:rPr>
                <w:b w:val="0"/>
                <w:bCs w:val="0"/>
                <w:webHidden/>
              </w:rPr>
              <w:t>21</w:t>
            </w:r>
            <w:r w:rsidR="003D1C09" w:rsidRPr="003D1C09">
              <w:rPr>
                <w:b w:val="0"/>
                <w:bCs w:val="0"/>
                <w:webHidden/>
              </w:rPr>
              <w:fldChar w:fldCharType="end"/>
            </w:r>
          </w:hyperlink>
        </w:p>
        <w:p w14:paraId="14D1D470" w14:textId="7403B836"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21" w:history="1">
            <w:r w:rsidR="003D1C09" w:rsidRPr="003D1C09">
              <w:rPr>
                <w:rStyle w:val="Hyperlink"/>
                <w:rFonts w:eastAsia="Wingdings"/>
                <w:b w:val="0"/>
                <w:bCs w:val="0"/>
              </w:rPr>
              <w:t>2.2.3.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rFonts w:eastAsia="Wingdings"/>
                <w:b w:val="0"/>
                <w:bCs w:val="0"/>
              </w:rPr>
              <w:t>Ứng dụng chủ yếu của SQLite</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_Toc106036721 \h </w:instrText>
            </w:r>
            <w:r w:rsidR="003D1C09" w:rsidRPr="003D1C09">
              <w:rPr>
                <w:b w:val="0"/>
                <w:bCs w:val="0"/>
                <w:webHidden/>
              </w:rPr>
            </w:r>
            <w:r w:rsidR="003D1C09" w:rsidRPr="003D1C09">
              <w:rPr>
                <w:b w:val="0"/>
                <w:bCs w:val="0"/>
                <w:webHidden/>
              </w:rPr>
              <w:fldChar w:fldCharType="separate"/>
            </w:r>
            <w:r w:rsidR="008B2009">
              <w:rPr>
                <w:b w:val="0"/>
                <w:bCs w:val="0"/>
                <w:webHidden/>
              </w:rPr>
              <w:t>21</w:t>
            </w:r>
            <w:r w:rsidR="003D1C09" w:rsidRPr="003D1C09">
              <w:rPr>
                <w:b w:val="0"/>
                <w:bCs w:val="0"/>
                <w:webHidden/>
              </w:rPr>
              <w:fldChar w:fldCharType="end"/>
            </w:r>
          </w:hyperlink>
        </w:p>
        <w:p w14:paraId="50CF8329" w14:textId="2FAA2C8E"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22" w:history="1">
            <w:r w:rsidR="003D1C09" w:rsidRPr="003D1C09">
              <w:rPr>
                <w:rStyle w:val="Hyperlink"/>
                <w:b w:val="0"/>
                <w:bCs w:val="0"/>
              </w:rPr>
              <w:t>2.3.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Hệ quản trị cơ sở dữ liệu Firebase</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_Toc106036722 \h </w:instrText>
            </w:r>
            <w:r w:rsidR="003D1C09" w:rsidRPr="003D1C09">
              <w:rPr>
                <w:b w:val="0"/>
                <w:bCs w:val="0"/>
                <w:webHidden/>
              </w:rPr>
            </w:r>
            <w:r w:rsidR="003D1C09" w:rsidRPr="003D1C09">
              <w:rPr>
                <w:b w:val="0"/>
                <w:bCs w:val="0"/>
                <w:webHidden/>
              </w:rPr>
              <w:fldChar w:fldCharType="separate"/>
            </w:r>
            <w:r w:rsidR="008B2009">
              <w:rPr>
                <w:b w:val="0"/>
                <w:bCs w:val="0"/>
                <w:webHidden/>
              </w:rPr>
              <w:t>22</w:t>
            </w:r>
            <w:r w:rsidR="003D1C09" w:rsidRPr="003D1C09">
              <w:rPr>
                <w:b w:val="0"/>
                <w:bCs w:val="0"/>
                <w:webHidden/>
              </w:rPr>
              <w:fldChar w:fldCharType="end"/>
            </w:r>
          </w:hyperlink>
        </w:p>
        <w:p w14:paraId="43E797C2" w14:textId="6ADACC42"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23" w:history="1">
            <w:r w:rsidR="003D1C09" w:rsidRPr="003D1C09">
              <w:rPr>
                <w:rStyle w:val="Hyperlink"/>
                <w:b w:val="0"/>
                <w:bCs w:val="0"/>
              </w:rPr>
              <w:t>2.3.1.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Firebase là gì?</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_Toc106036723 \h </w:instrText>
            </w:r>
            <w:r w:rsidR="003D1C09" w:rsidRPr="003D1C09">
              <w:rPr>
                <w:b w:val="0"/>
                <w:bCs w:val="0"/>
                <w:webHidden/>
              </w:rPr>
            </w:r>
            <w:r w:rsidR="003D1C09" w:rsidRPr="003D1C09">
              <w:rPr>
                <w:b w:val="0"/>
                <w:bCs w:val="0"/>
                <w:webHidden/>
              </w:rPr>
              <w:fldChar w:fldCharType="separate"/>
            </w:r>
            <w:r w:rsidR="008B2009">
              <w:rPr>
                <w:b w:val="0"/>
                <w:bCs w:val="0"/>
                <w:webHidden/>
              </w:rPr>
              <w:t>22</w:t>
            </w:r>
            <w:r w:rsidR="003D1C09" w:rsidRPr="003D1C09">
              <w:rPr>
                <w:b w:val="0"/>
                <w:bCs w:val="0"/>
                <w:webHidden/>
              </w:rPr>
              <w:fldChar w:fldCharType="end"/>
            </w:r>
          </w:hyperlink>
        </w:p>
        <w:p w14:paraId="26B5BB7B" w14:textId="78ABAD03"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24" w:history="1">
            <w:r w:rsidR="003D1C09" w:rsidRPr="003D1C09">
              <w:rPr>
                <w:rStyle w:val="Hyperlink"/>
                <w:b w:val="0"/>
                <w:bCs w:val="0"/>
              </w:rPr>
              <w:t>2.3.2.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Cách thức hoạt động của Firebase</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_Toc106036724 \h </w:instrText>
            </w:r>
            <w:r w:rsidR="003D1C09" w:rsidRPr="003D1C09">
              <w:rPr>
                <w:b w:val="0"/>
                <w:bCs w:val="0"/>
                <w:webHidden/>
              </w:rPr>
            </w:r>
            <w:r w:rsidR="003D1C09" w:rsidRPr="003D1C09">
              <w:rPr>
                <w:b w:val="0"/>
                <w:bCs w:val="0"/>
                <w:webHidden/>
              </w:rPr>
              <w:fldChar w:fldCharType="separate"/>
            </w:r>
            <w:r w:rsidR="008B2009">
              <w:rPr>
                <w:b w:val="0"/>
                <w:bCs w:val="0"/>
                <w:webHidden/>
              </w:rPr>
              <w:t>22</w:t>
            </w:r>
            <w:r w:rsidR="003D1C09" w:rsidRPr="003D1C09">
              <w:rPr>
                <w:b w:val="0"/>
                <w:bCs w:val="0"/>
                <w:webHidden/>
              </w:rPr>
              <w:fldChar w:fldCharType="end"/>
            </w:r>
          </w:hyperlink>
        </w:p>
        <w:p w14:paraId="24E61488" w14:textId="7D575929"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25" w:history="1">
            <w:r w:rsidR="003D1C09" w:rsidRPr="003D1C09">
              <w:rPr>
                <w:rStyle w:val="Hyperlink"/>
                <w:b w:val="0"/>
                <w:bCs w:val="0"/>
              </w:rPr>
              <w:t>2.3.3.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Ưu điểm của Firebase</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_Toc106036725 \h </w:instrText>
            </w:r>
            <w:r w:rsidR="003D1C09" w:rsidRPr="003D1C09">
              <w:rPr>
                <w:b w:val="0"/>
                <w:bCs w:val="0"/>
                <w:webHidden/>
              </w:rPr>
            </w:r>
            <w:r w:rsidR="003D1C09" w:rsidRPr="003D1C09">
              <w:rPr>
                <w:b w:val="0"/>
                <w:bCs w:val="0"/>
                <w:webHidden/>
              </w:rPr>
              <w:fldChar w:fldCharType="separate"/>
            </w:r>
            <w:r w:rsidR="008B2009">
              <w:rPr>
                <w:b w:val="0"/>
                <w:bCs w:val="0"/>
                <w:webHidden/>
              </w:rPr>
              <w:t>23</w:t>
            </w:r>
            <w:r w:rsidR="003D1C09" w:rsidRPr="003D1C09">
              <w:rPr>
                <w:b w:val="0"/>
                <w:bCs w:val="0"/>
                <w:webHidden/>
              </w:rPr>
              <w:fldChar w:fldCharType="end"/>
            </w:r>
          </w:hyperlink>
        </w:p>
        <w:p w14:paraId="29AE7DC0" w14:textId="1628DEB1"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26" w:history="1">
            <w:r w:rsidR="003D1C09" w:rsidRPr="003D1C09">
              <w:rPr>
                <w:rStyle w:val="Hyperlink"/>
                <w:b w:val="0"/>
                <w:bCs w:val="0"/>
              </w:rPr>
              <w:t>2.3.4.</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Nhược điểm của Firebase</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_Toc106036726 \h </w:instrText>
            </w:r>
            <w:r w:rsidR="003D1C09" w:rsidRPr="003D1C09">
              <w:rPr>
                <w:b w:val="0"/>
                <w:bCs w:val="0"/>
                <w:webHidden/>
              </w:rPr>
            </w:r>
            <w:r w:rsidR="003D1C09" w:rsidRPr="003D1C09">
              <w:rPr>
                <w:b w:val="0"/>
                <w:bCs w:val="0"/>
                <w:webHidden/>
              </w:rPr>
              <w:fldChar w:fldCharType="separate"/>
            </w:r>
            <w:r w:rsidR="008B2009">
              <w:rPr>
                <w:b w:val="0"/>
                <w:bCs w:val="0"/>
                <w:webHidden/>
              </w:rPr>
              <w:t>23</w:t>
            </w:r>
            <w:r w:rsidR="003D1C09" w:rsidRPr="003D1C09">
              <w:rPr>
                <w:b w:val="0"/>
                <w:bCs w:val="0"/>
                <w:webHidden/>
              </w:rPr>
              <w:fldChar w:fldCharType="end"/>
            </w:r>
          </w:hyperlink>
        </w:p>
        <w:p w14:paraId="261AE826" w14:textId="03129679"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27" w:history="1">
            <w:r w:rsidR="003D1C09" w:rsidRPr="003D1C09">
              <w:rPr>
                <w:rStyle w:val="Hyperlink"/>
                <w:b w:val="0"/>
                <w:bCs w:val="0"/>
              </w:rPr>
              <w:t>2.4.</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 xml:space="preserve">Công cụ mã nguồn mở </w:t>
            </w:r>
            <w:r w:rsidR="005236D1">
              <w:rPr>
                <w:rStyle w:val="Hyperlink"/>
                <w:b w:val="0"/>
                <w:bCs w:val="0"/>
              </w:rPr>
              <w:t>PhpMyAdmin</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_Toc106036727 \h </w:instrText>
            </w:r>
            <w:r w:rsidR="003D1C09" w:rsidRPr="003D1C09">
              <w:rPr>
                <w:b w:val="0"/>
                <w:bCs w:val="0"/>
                <w:webHidden/>
              </w:rPr>
            </w:r>
            <w:r w:rsidR="003D1C09" w:rsidRPr="003D1C09">
              <w:rPr>
                <w:b w:val="0"/>
                <w:bCs w:val="0"/>
                <w:webHidden/>
              </w:rPr>
              <w:fldChar w:fldCharType="separate"/>
            </w:r>
            <w:r w:rsidR="008B2009">
              <w:rPr>
                <w:b w:val="0"/>
                <w:bCs w:val="0"/>
                <w:webHidden/>
              </w:rPr>
              <w:t>24</w:t>
            </w:r>
            <w:r w:rsidR="003D1C09" w:rsidRPr="003D1C09">
              <w:rPr>
                <w:b w:val="0"/>
                <w:bCs w:val="0"/>
                <w:webHidden/>
              </w:rPr>
              <w:fldChar w:fldCharType="end"/>
            </w:r>
          </w:hyperlink>
        </w:p>
        <w:p w14:paraId="7148B286" w14:textId="13928E88"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28" w:history="1">
            <w:r w:rsidR="003D1C09" w:rsidRPr="003D1C09">
              <w:rPr>
                <w:rStyle w:val="Hyperlink"/>
                <w:b w:val="0"/>
                <w:bCs w:val="0"/>
              </w:rPr>
              <w:t>2.4.1.</w:t>
            </w:r>
            <w:r w:rsidR="003D1C09" w:rsidRPr="003D1C09">
              <w:rPr>
                <w:rFonts w:asciiTheme="minorHAnsi" w:eastAsiaTheme="minorEastAsia" w:hAnsiTheme="minorHAnsi" w:cstheme="minorBidi"/>
                <w:b w:val="0"/>
                <w:bCs w:val="0"/>
                <w:sz w:val="22"/>
                <w:szCs w:val="22"/>
                <w:lang w:eastAsia="en-US"/>
              </w:rPr>
              <w:tab/>
            </w:r>
            <w:r w:rsidR="005236D1">
              <w:rPr>
                <w:rStyle w:val="Hyperlink"/>
                <w:b w:val="0"/>
                <w:bCs w:val="0"/>
              </w:rPr>
              <w:t>PhpMyAdmin</w:t>
            </w:r>
            <w:r w:rsidR="003D1C09" w:rsidRPr="003D1C09">
              <w:rPr>
                <w:rStyle w:val="Hyperlink"/>
                <w:b w:val="0"/>
                <w:bCs w:val="0"/>
              </w:rPr>
              <w:t xml:space="preserve"> là gì?</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_Toc106036728 \h </w:instrText>
            </w:r>
            <w:r w:rsidR="003D1C09" w:rsidRPr="003D1C09">
              <w:rPr>
                <w:b w:val="0"/>
                <w:bCs w:val="0"/>
                <w:webHidden/>
              </w:rPr>
            </w:r>
            <w:r w:rsidR="003D1C09" w:rsidRPr="003D1C09">
              <w:rPr>
                <w:b w:val="0"/>
                <w:bCs w:val="0"/>
                <w:webHidden/>
              </w:rPr>
              <w:fldChar w:fldCharType="separate"/>
            </w:r>
            <w:r w:rsidR="008B2009">
              <w:rPr>
                <w:b w:val="0"/>
                <w:bCs w:val="0"/>
                <w:webHidden/>
              </w:rPr>
              <w:t>24</w:t>
            </w:r>
            <w:r w:rsidR="003D1C09" w:rsidRPr="003D1C09">
              <w:rPr>
                <w:b w:val="0"/>
                <w:bCs w:val="0"/>
                <w:webHidden/>
              </w:rPr>
              <w:fldChar w:fldCharType="end"/>
            </w:r>
          </w:hyperlink>
        </w:p>
        <w:p w14:paraId="0CF5ABC7" w14:textId="60F8BE72"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29" w:history="1">
            <w:r w:rsidR="003D1C09" w:rsidRPr="003D1C09">
              <w:rPr>
                <w:rStyle w:val="Hyperlink"/>
                <w:b w:val="0"/>
                <w:bCs w:val="0"/>
              </w:rPr>
              <w:t>2.4.2.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 xml:space="preserve">Các tính năng của </w:t>
            </w:r>
            <w:r w:rsidR="005236D1">
              <w:rPr>
                <w:rStyle w:val="Hyperlink"/>
                <w:b w:val="0"/>
                <w:bCs w:val="0"/>
              </w:rPr>
              <w:t>PhpMyAdmin</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_Toc106036729 \h </w:instrText>
            </w:r>
            <w:r w:rsidR="003D1C09" w:rsidRPr="003D1C09">
              <w:rPr>
                <w:b w:val="0"/>
                <w:bCs w:val="0"/>
                <w:webHidden/>
              </w:rPr>
            </w:r>
            <w:r w:rsidR="003D1C09" w:rsidRPr="003D1C09">
              <w:rPr>
                <w:b w:val="0"/>
                <w:bCs w:val="0"/>
                <w:webHidden/>
              </w:rPr>
              <w:fldChar w:fldCharType="separate"/>
            </w:r>
            <w:r w:rsidR="008B2009">
              <w:rPr>
                <w:b w:val="0"/>
                <w:bCs w:val="0"/>
                <w:webHidden/>
              </w:rPr>
              <w:t>24</w:t>
            </w:r>
            <w:r w:rsidR="003D1C09" w:rsidRPr="003D1C09">
              <w:rPr>
                <w:b w:val="0"/>
                <w:bCs w:val="0"/>
                <w:webHidden/>
              </w:rPr>
              <w:fldChar w:fldCharType="end"/>
            </w:r>
          </w:hyperlink>
        </w:p>
        <w:p w14:paraId="47CBB6C0" w14:textId="72FA6E24"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30" w:history="1">
            <w:r w:rsidR="003D1C09" w:rsidRPr="003D1C09">
              <w:rPr>
                <w:rStyle w:val="Hyperlink"/>
                <w:b w:val="0"/>
                <w:bCs w:val="0"/>
              </w:rPr>
              <w:t>2.4.3.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Điểm yếu trong việc sao lưu dữ liệu của phpMyAdmin</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_Toc106036730 \h </w:instrText>
            </w:r>
            <w:r w:rsidR="003D1C09" w:rsidRPr="003D1C09">
              <w:rPr>
                <w:b w:val="0"/>
                <w:bCs w:val="0"/>
                <w:webHidden/>
              </w:rPr>
            </w:r>
            <w:r w:rsidR="003D1C09" w:rsidRPr="003D1C09">
              <w:rPr>
                <w:b w:val="0"/>
                <w:bCs w:val="0"/>
                <w:webHidden/>
              </w:rPr>
              <w:fldChar w:fldCharType="separate"/>
            </w:r>
            <w:r w:rsidR="008B2009">
              <w:rPr>
                <w:b w:val="0"/>
                <w:bCs w:val="0"/>
                <w:webHidden/>
              </w:rPr>
              <w:t>24</w:t>
            </w:r>
            <w:r w:rsidR="003D1C09" w:rsidRPr="003D1C09">
              <w:rPr>
                <w:b w:val="0"/>
                <w:bCs w:val="0"/>
                <w:webHidden/>
              </w:rPr>
              <w:fldChar w:fldCharType="end"/>
            </w:r>
          </w:hyperlink>
        </w:p>
        <w:p w14:paraId="6D2ECC33" w14:textId="65788379"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31" w:history="1">
            <w:r w:rsidR="003D1C09" w:rsidRPr="003D1C09">
              <w:rPr>
                <w:rStyle w:val="Hyperlink"/>
                <w:b w:val="0"/>
                <w:bCs w:val="0"/>
              </w:rPr>
              <w:t>2.4.4.</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 xml:space="preserve">Ưu điểm của </w:t>
            </w:r>
            <w:r w:rsidR="005236D1">
              <w:rPr>
                <w:rStyle w:val="Hyperlink"/>
                <w:b w:val="0"/>
                <w:bCs w:val="0"/>
              </w:rPr>
              <w:t>PhpMyAdmin</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_Toc106036731 \h </w:instrText>
            </w:r>
            <w:r w:rsidR="003D1C09" w:rsidRPr="003D1C09">
              <w:rPr>
                <w:b w:val="0"/>
                <w:bCs w:val="0"/>
                <w:webHidden/>
              </w:rPr>
            </w:r>
            <w:r w:rsidR="003D1C09" w:rsidRPr="003D1C09">
              <w:rPr>
                <w:b w:val="0"/>
                <w:bCs w:val="0"/>
                <w:webHidden/>
              </w:rPr>
              <w:fldChar w:fldCharType="separate"/>
            </w:r>
            <w:r w:rsidR="008B2009">
              <w:rPr>
                <w:b w:val="0"/>
                <w:bCs w:val="0"/>
                <w:webHidden/>
              </w:rPr>
              <w:t>24</w:t>
            </w:r>
            <w:r w:rsidR="003D1C09" w:rsidRPr="003D1C09">
              <w:rPr>
                <w:b w:val="0"/>
                <w:bCs w:val="0"/>
                <w:webHidden/>
              </w:rPr>
              <w:fldChar w:fldCharType="end"/>
            </w:r>
          </w:hyperlink>
        </w:p>
        <w:p w14:paraId="375CA24F" w14:textId="735A275E" w:rsidR="003D1C09" w:rsidRPr="003D1C09" w:rsidRDefault="0065577B">
          <w:pPr>
            <w:pStyle w:val="TOC1"/>
            <w:rPr>
              <w:rFonts w:asciiTheme="minorHAnsi" w:eastAsiaTheme="minorEastAsia" w:hAnsiTheme="minorHAnsi" w:cstheme="minorBidi"/>
              <w:noProof/>
              <w:sz w:val="22"/>
              <w:szCs w:val="22"/>
              <w:lang w:eastAsia="en-US"/>
            </w:rPr>
          </w:pPr>
          <w:hyperlink w:anchor="_Toc106036732" w:history="1">
            <w:r w:rsidR="003D1C09" w:rsidRPr="003D1C09">
              <w:rPr>
                <w:rStyle w:val="Hyperlink"/>
                <w:noProof/>
              </w:rPr>
              <w:t>Chương 3: KHẢO SÁT VÀ XÁC ĐỊNH YÊU CẦU</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_Toc106036732 \h </w:instrText>
            </w:r>
            <w:r w:rsidR="003D1C09" w:rsidRPr="003D1C09">
              <w:rPr>
                <w:noProof/>
                <w:webHidden/>
              </w:rPr>
            </w:r>
            <w:r w:rsidR="003D1C09" w:rsidRPr="003D1C09">
              <w:rPr>
                <w:noProof/>
                <w:webHidden/>
              </w:rPr>
              <w:fldChar w:fldCharType="separate"/>
            </w:r>
            <w:r w:rsidR="008B2009">
              <w:rPr>
                <w:noProof/>
                <w:webHidden/>
              </w:rPr>
              <w:t>26</w:t>
            </w:r>
            <w:r w:rsidR="003D1C09" w:rsidRPr="003D1C09">
              <w:rPr>
                <w:noProof/>
                <w:webHidden/>
              </w:rPr>
              <w:fldChar w:fldCharType="end"/>
            </w:r>
          </w:hyperlink>
        </w:p>
        <w:p w14:paraId="77CB8C2F" w14:textId="334485F5"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33" w:history="1">
            <w:r w:rsidR="003D1C09" w:rsidRPr="003D1C09">
              <w:rPr>
                <w:rStyle w:val="Hyperlink"/>
                <w:b w:val="0"/>
                <w:bCs w:val="0"/>
              </w:rPr>
              <w:t>3</w:t>
            </w:r>
            <w:r w:rsidR="003D1C09" w:rsidRPr="003D1C09">
              <w:rPr>
                <w:rStyle w:val="Hyperlink"/>
                <w:b w:val="0"/>
                <w:bCs w:val="0"/>
                <w:lang w:val="vi-VN"/>
              </w:rPr>
              <w:t xml:space="preserve">.1. </w:t>
            </w:r>
            <w:r w:rsidR="003D1C09" w:rsidRPr="003D1C09">
              <w:rPr>
                <w:rStyle w:val="Hyperlink"/>
                <w:b w:val="0"/>
                <w:bCs w:val="0"/>
              </w:rPr>
              <w:t>Phương pháp khảo sát</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_Toc106036733 \h </w:instrText>
            </w:r>
            <w:r w:rsidR="003D1C09" w:rsidRPr="003D1C09">
              <w:rPr>
                <w:b w:val="0"/>
                <w:bCs w:val="0"/>
                <w:webHidden/>
              </w:rPr>
            </w:r>
            <w:r w:rsidR="003D1C09" w:rsidRPr="003D1C09">
              <w:rPr>
                <w:b w:val="0"/>
                <w:bCs w:val="0"/>
                <w:webHidden/>
              </w:rPr>
              <w:fldChar w:fldCharType="separate"/>
            </w:r>
            <w:r w:rsidR="008B2009">
              <w:rPr>
                <w:b w:val="0"/>
                <w:bCs w:val="0"/>
                <w:webHidden/>
              </w:rPr>
              <w:t>26</w:t>
            </w:r>
            <w:r w:rsidR="003D1C09" w:rsidRPr="003D1C09">
              <w:rPr>
                <w:b w:val="0"/>
                <w:bCs w:val="0"/>
                <w:webHidden/>
              </w:rPr>
              <w:fldChar w:fldCharType="end"/>
            </w:r>
          </w:hyperlink>
        </w:p>
        <w:p w14:paraId="56CDDEF5" w14:textId="68021EDB"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34" w:history="1">
            <w:r w:rsidR="003D1C09" w:rsidRPr="003D1C09">
              <w:rPr>
                <w:rStyle w:val="Hyperlink"/>
                <w:b w:val="0"/>
                <w:bCs w:val="0"/>
              </w:rPr>
              <w:t>3.1.1.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Câu hỏi khảo sát</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_Toc106036734 \h </w:instrText>
            </w:r>
            <w:r w:rsidR="003D1C09" w:rsidRPr="003D1C09">
              <w:rPr>
                <w:b w:val="0"/>
                <w:bCs w:val="0"/>
                <w:webHidden/>
              </w:rPr>
            </w:r>
            <w:r w:rsidR="003D1C09" w:rsidRPr="003D1C09">
              <w:rPr>
                <w:b w:val="0"/>
                <w:bCs w:val="0"/>
                <w:webHidden/>
              </w:rPr>
              <w:fldChar w:fldCharType="separate"/>
            </w:r>
            <w:r w:rsidR="008B2009">
              <w:rPr>
                <w:b w:val="0"/>
                <w:bCs w:val="0"/>
                <w:webHidden/>
              </w:rPr>
              <w:t>26</w:t>
            </w:r>
            <w:r w:rsidR="003D1C09" w:rsidRPr="003D1C09">
              <w:rPr>
                <w:b w:val="0"/>
                <w:bCs w:val="0"/>
                <w:webHidden/>
              </w:rPr>
              <w:fldChar w:fldCharType="end"/>
            </w:r>
          </w:hyperlink>
        </w:p>
        <w:p w14:paraId="32EF4ED2" w14:textId="61F2790A"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35" w:history="1">
            <w:r w:rsidR="003D1C09" w:rsidRPr="003D1C09">
              <w:rPr>
                <w:rStyle w:val="Hyperlink"/>
                <w:b w:val="0"/>
                <w:bCs w:val="0"/>
              </w:rPr>
              <w:t>3.1.2.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Kết quả khảo sát</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_Toc106036735 \h </w:instrText>
            </w:r>
            <w:r w:rsidR="003D1C09" w:rsidRPr="003D1C09">
              <w:rPr>
                <w:b w:val="0"/>
                <w:bCs w:val="0"/>
                <w:webHidden/>
              </w:rPr>
            </w:r>
            <w:r w:rsidR="003D1C09" w:rsidRPr="003D1C09">
              <w:rPr>
                <w:b w:val="0"/>
                <w:bCs w:val="0"/>
                <w:webHidden/>
              </w:rPr>
              <w:fldChar w:fldCharType="separate"/>
            </w:r>
            <w:r w:rsidR="008B2009">
              <w:rPr>
                <w:b w:val="0"/>
                <w:bCs w:val="0"/>
                <w:webHidden/>
              </w:rPr>
              <w:t>26</w:t>
            </w:r>
            <w:r w:rsidR="003D1C09" w:rsidRPr="003D1C09">
              <w:rPr>
                <w:b w:val="0"/>
                <w:bCs w:val="0"/>
                <w:webHidden/>
              </w:rPr>
              <w:fldChar w:fldCharType="end"/>
            </w:r>
          </w:hyperlink>
        </w:p>
        <w:p w14:paraId="21AFA4C2" w14:textId="4374DBCB"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36" w:history="1">
            <w:r w:rsidR="003D1C09" w:rsidRPr="003D1C09">
              <w:rPr>
                <w:rStyle w:val="Hyperlink"/>
                <w:b w:val="0"/>
                <w:bCs w:val="0"/>
              </w:rPr>
              <w:t>3.2.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Xác định yêu cầu</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_Toc106036736 \h </w:instrText>
            </w:r>
            <w:r w:rsidR="003D1C09" w:rsidRPr="003D1C09">
              <w:rPr>
                <w:b w:val="0"/>
                <w:bCs w:val="0"/>
                <w:webHidden/>
              </w:rPr>
            </w:r>
            <w:r w:rsidR="003D1C09" w:rsidRPr="003D1C09">
              <w:rPr>
                <w:b w:val="0"/>
                <w:bCs w:val="0"/>
                <w:webHidden/>
              </w:rPr>
              <w:fldChar w:fldCharType="separate"/>
            </w:r>
            <w:r w:rsidR="008B2009">
              <w:rPr>
                <w:b w:val="0"/>
                <w:bCs w:val="0"/>
                <w:webHidden/>
              </w:rPr>
              <w:t>26</w:t>
            </w:r>
            <w:r w:rsidR="003D1C09" w:rsidRPr="003D1C09">
              <w:rPr>
                <w:b w:val="0"/>
                <w:bCs w:val="0"/>
                <w:webHidden/>
              </w:rPr>
              <w:fldChar w:fldCharType="end"/>
            </w:r>
          </w:hyperlink>
        </w:p>
        <w:p w14:paraId="6A50717A" w14:textId="049FD1AA" w:rsidR="003D1C09" w:rsidRPr="003D1C09" w:rsidRDefault="0065577B">
          <w:pPr>
            <w:pStyle w:val="TOC1"/>
            <w:rPr>
              <w:rFonts w:asciiTheme="minorHAnsi" w:eastAsiaTheme="minorEastAsia" w:hAnsiTheme="minorHAnsi" w:cstheme="minorBidi"/>
              <w:noProof/>
              <w:sz w:val="22"/>
              <w:szCs w:val="22"/>
              <w:lang w:eastAsia="en-US"/>
            </w:rPr>
          </w:pPr>
          <w:hyperlink w:anchor="_Toc106036737" w:history="1">
            <w:r w:rsidR="003D1C09" w:rsidRPr="003D1C09">
              <w:rPr>
                <w:rStyle w:val="Hyperlink"/>
                <w:noProof/>
              </w:rPr>
              <w:t>CHƯƠNG 4: PHÂN TÍCH YÊU CẦU</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_Toc106036737 \h </w:instrText>
            </w:r>
            <w:r w:rsidR="003D1C09" w:rsidRPr="003D1C09">
              <w:rPr>
                <w:noProof/>
                <w:webHidden/>
              </w:rPr>
            </w:r>
            <w:r w:rsidR="003D1C09" w:rsidRPr="003D1C09">
              <w:rPr>
                <w:noProof/>
                <w:webHidden/>
              </w:rPr>
              <w:fldChar w:fldCharType="separate"/>
            </w:r>
            <w:r w:rsidR="008B2009">
              <w:rPr>
                <w:noProof/>
                <w:webHidden/>
              </w:rPr>
              <w:t>28</w:t>
            </w:r>
            <w:r w:rsidR="003D1C09" w:rsidRPr="003D1C09">
              <w:rPr>
                <w:noProof/>
                <w:webHidden/>
              </w:rPr>
              <w:fldChar w:fldCharType="end"/>
            </w:r>
          </w:hyperlink>
        </w:p>
        <w:p w14:paraId="2B1E4EB5" w14:textId="2F564DE3" w:rsidR="003D1C09" w:rsidRPr="003D1C09" w:rsidRDefault="0065577B">
          <w:pPr>
            <w:pStyle w:val="TOC1"/>
            <w:tabs>
              <w:tab w:val="left" w:pos="660"/>
            </w:tabs>
            <w:rPr>
              <w:rFonts w:asciiTheme="minorHAnsi" w:eastAsiaTheme="minorEastAsia" w:hAnsiTheme="minorHAnsi" w:cstheme="minorBidi"/>
              <w:noProof/>
              <w:sz w:val="22"/>
              <w:szCs w:val="22"/>
              <w:lang w:eastAsia="en-US"/>
            </w:rPr>
          </w:pPr>
          <w:hyperlink w:anchor="_Toc106036738" w:history="1">
            <w:r w:rsidR="003D1C09" w:rsidRPr="003D1C09">
              <w:rPr>
                <w:rStyle w:val="Hyperlink"/>
                <w:noProof/>
                <w:lang w:val="vi-VN"/>
              </w:rPr>
              <w:t>4.1.</w:t>
            </w:r>
            <w:r w:rsidR="003D1C09" w:rsidRPr="003D1C09">
              <w:rPr>
                <w:rFonts w:asciiTheme="minorHAnsi" w:eastAsiaTheme="minorEastAsia" w:hAnsiTheme="minorHAnsi" w:cstheme="minorBidi"/>
                <w:noProof/>
                <w:sz w:val="22"/>
                <w:szCs w:val="22"/>
                <w:lang w:eastAsia="en-US"/>
              </w:rPr>
              <w:tab/>
            </w:r>
            <w:r w:rsidR="003D1C09" w:rsidRPr="003D1C09">
              <w:rPr>
                <w:rStyle w:val="Hyperlink"/>
                <w:noProof/>
                <w:lang w:val="vi-VN"/>
              </w:rPr>
              <w:t>Sơ đồ Use case</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_Toc106036738 \h </w:instrText>
            </w:r>
            <w:r w:rsidR="003D1C09" w:rsidRPr="003D1C09">
              <w:rPr>
                <w:noProof/>
                <w:webHidden/>
              </w:rPr>
            </w:r>
            <w:r w:rsidR="003D1C09" w:rsidRPr="003D1C09">
              <w:rPr>
                <w:noProof/>
                <w:webHidden/>
              </w:rPr>
              <w:fldChar w:fldCharType="separate"/>
            </w:r>
            <w:r w:rsidR="008B2009">
              <w:rPr>
                <w:noProof/>
                <w:webHidden/>
              </w:rPr>
              <w:t>28</w:t>
            </w:r>
            <w:r w:rsidR="003D1C09" w:rsidRPr="003D1C09">
              <w:rPr>
                <w:noProof/>
                <w:webHidden/>
              </w:rPr>
              <w:fldChar w:fldCharType="end"/>
            </w:r>
          </w:hyperlink>
        </w:p>
        <w:p w14:paraId="44BE331F" w14:textId="40A9A24F" w:rsidR="003D1C09" w:rsidRPr="003D1C09" w:rsidRDefault="0065577B">
          <w:pPr>
            <w:pStyle w:val="TOC1"/>
            <w:tabs>
              <w:tab w:val="left" w:pos="660"/>
            </w:tabs>
            <w:rPr>
              <w:rFonts w:asciiTheme="minorHAnsi" w:eastAsiaTheme="minorEastAsia" w:hAnsiTheme="minorHAnsi" w:cstheme="minorBidi"/>
              <w:noProof/>
              <w:sz w:val="22"/>
              <w:szCs w:val="22"/>
              <w:lang w:eastAsia="en-US"/>
            </w:rPr>
          </w:pPr>
          <w:hyperlink w:anchor="_Toc106036739" w:history="1">
            <w:r w:rsidR="003D1C09" w:rsidRPr="003D1C09">
              <w:rPr>
                <w:rStyle w:val="Hyperlink"/>
                <w:noProof/>
                <w:lang w:val="vi-VN"/>
              </w:rPr>
              <w:t>4.2.</w:t>
            </w:r>
            <w:r w:rsidR="003D1C09" w:rsidRPr="003D1C09">
              <w:rPr>
                <w:rFonts w:asciiTheme="minorHAnsi" w:eastAsiaTheme="minorEastAsia" w:hAnsiTheme="minorHAnsi" w:cstheme="minorBidi"/>
                <w:noProof/>
                <w:sz w:val="22"/>
                <w:szCs w:val="22"/>
                <w:lang w:eastAsia="en-US"/>
              </w:rPr>
              <w:tab/>
            </w:r>
            <w:r w:rsidR="003D1C09" w:rsidRPr="003D1C09">
              <w:rPr>
                <w:rStyle w:val="Hyperlink"/>
                <w:noProof/>
                <w:lang w:val="vi-VN"/>
              </w:rPr>
              <w:t>Đặc tả Use-case</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_Toc106036739 \h </w:instrText>
            </w:r>
            <w:r w:rsidR="003D1C09" w:rsidRPr="003D1C09">
              <w:rPr>
                <w:noProof/>
                <w:webHidden/>
              </w:rPr>
            </w:r>
            <w:r w:rsidR="003D1C09" w:rsidRPr="003D1C09">
              <w:rPr>
                <w:noProof/>
                <w:webHidden/>
              </w:rPr>
              <w:fldChar w:fldCharType="separate"/>
            </w:r>
            <w:r w:rsidR="008B2009">
              <w:rPr>
                <w:noProof/>
                <w:webHidden/>
              </w:rPr>
              <w:t>28</w:t>
            </w:r>
            <w:r w:rsidR="003D1C09" w:rsidRPr="003D1C09">
              <w:rPr>
                <w:noProof/>
                <w:webHidden/>
              </w:rPr>
              <w:fldChar w:fldCharType="end"/>
            </w:r>
          </w:hyperlink>
        </w:p>
        <w:p w14:paraId="4FBBFD09" w14:textId="7E3733F7"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40" w:history="1">
            <w:r w:rsidR="003D1C09" w:rsidRPr="003D1C09">
              <w:rPr>
                <w:rStyle w:val="Hyperlink"/>
                <w:b w:val="0"/>
                <w:bCs w:val="0"/>
                <w:lang w:val="vi-VN"/>
              </w:rPr>
              <w:t>4.2.1.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Đăng kí</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_Toc106036740 \h </w:instrText>
            </w:r>
            <w:r w:rsidR="003D1C09" w:rsidRPr="003D1C09">
              <w:rPr>
                <w:b w:val="0"/>
                <w:bCs w:val="0"/>
                <w:webHidden/>
              </w:rPr>
            </w:r>
            <w:r w:rsidR="003D1C09" w:rsidRPr="003D1C09">
              <w:rPr>
                <w:b w:val="0"/>
                <w:bCs w:val="0"/>
                <w:webHidden/>
              </w:rPr>
              <w:fldChar w:fldCharType="separate"/>
            </w:r>
            <w:r w:rsidR="008B2009">
              <w:rPr>
                <w:b w:val="0"/>
                <w:bCs w:val="0"/>
                <w:webHidden/>
              </w:rPr>
              <w:t>28</w:t>
            </w:r>
            <w:r w:rsidR="003D1C09" w:rsidRPr="003D1C09">
              <w:rPr>
                <w:b w:val="0"/>
                <w:bCs w:val="0"/>
                <w:webHidden/>
              </w:rPr>
              <w:fldChar w:fldCharType="end"/>
            </w:r>
          </w:hyperlink>
        </w:p>
        <w:p w14:paraId="79E714C3" w14:textId="4CE345FE"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41" w:history="1">
            <w:r w:rsidR="003D1C09" w:rsidRPr="003D1C09">
              <w:rPr>
                <w:rStyle w:val="Hyperlink"/>
                <w:b w:val="0"/>
                <w:bCs w:val="0"/>
                <w:lang w:val="vi-VN"/>
              </w:rPr>
              <w:t>4.2.2.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Đăng nhập</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_Toc106036741 \h </w:instrText>
            </w:r>
            <w:r w:rsidR="003D1C09" w:rsidRPr="003D1C09">
              <w:rPr>
                <w:b w:val="0"/>
                <w:bCs w:val="0"/>
                <w:webHidden/>
              </w:rPr>
            </w:r>
            <w:r w:rsidR="003D1C09" w:rsidRPr="003D1C09">
              <w:rPr>
                <w:b w:val="0"/>
                <w:bCs w:val="0"/>
                <w:webHidden/>
              </w:rPr>
              <w:fldChar w:fldCharType="separate"/>
            </w:r>
            <w:r w:rsidR="008B2009">
              <w:rPr>
                <w:b w:val="0"/>
                <w:bCs w:val="0"/>
                <w:webHidden/>
              </w:rPr>
              <w:t>30</w:t>
            </w:r>
            <w:r w:rsidR="003D1C09" w:rsidRPr="003D1C09">
              <w:rPr>
                <w:b w:val="0"/>
                <w:bCs w:val="0"/>
                <w:webHidden/>
              </w:rPr>
              <w:fldChar w:fldCharType="end"/>
            </w:r>
          </w:hyperlink>
        </w:p>
        <w:p w14:paraId="31147C85" w14:textId="2D9785C1"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42" w:history="1">
            <w:r w:rsidR="003D1C09" w:rsidRPr="003D1C09">
              <w:rPr>
                <w:rStyle w:val="Hyperlink"/>
                <w:b w:val="0"/>
                <w:bCs w:val="0"/>
                <w:lang w:val="vi-VN"/>
              </w:rPr>
              <w:t>4.2.3.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Đăng xuất</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_Toc106036742 \h </w:instrText>
            </w:r>
            <w:r w:rsidR="003D1C09" w:rsidRPr="003D1C09">
              <w:rPr>
                <w:b w:val="0"/>
                <w:bCs w:val="0"/>
                <w:webHidden/>
              </w:rPr>
            </w:r>
            <w:r w:rsidR="003D1C09" w:rsidRPr="003D1C09">
              <w:rPr>
                <w:b w:val="0"/>
                <w:bCs w:val="0"/>
                <w:webHidden/>
              </w:rPr>
              <w:fldChar w:fldCharType="separate"/>
            </w:r>
            <w:r w:rsidR="008B2009">
              <w:rPr>
                <w:b w:val="0"/>
                <w:bCs w:val="0"/>
                <w:webHidden/>
              </w:rPr>
              <w:t>31</w:t>
            </w:r>
            <w:r w:rsidR="003D1C09" w:rsidRPr="003D1C09">
              <w:rPr>
                <w:b w:val="0"/>
                <w:bCs w:val="0"/>
                <w:webHidden/>
              </w:rPr>
              <w:fldChar w:fldCharType="end"/>
            </w:r>
          </w:hyperlink>
        </w:p>
        <w:p w14:paraId="79F9C192" w14:textId="0D5D6780"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43" w:history="1">
            <w:r w:rsidR="003D1C09" w:rsidRPr="003D1C09">
              <w:rPr>
                <w:rStyle w:val="Hyperlink"/>
                <w:b w:val="0"/>
                <w:bCs w:val="0"/>
                <w:lang w:val="vi-VN"/>
              </w:rPr>
              <w:t>4.2.4.</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Xem bài hát nổi bật</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_Toc106036743 \h </w:instrText>
            </w:r>
            <w:r w:rsidR="003D1C09" w:rsidRPr="003D1C09">
              <w:rPr>
                <w:b w:val="0"/>
                <w:bCs w:val="0"/>
                <w:webHidden/>
              </w:rPr>
            </w:r>
            <w:r w:rsidR="003D1C09" w:rsidRPr="003D1C09">
              <w:rPr>
                <w:b w:val="0"/>
                <w:bCs w:val="0"/>
                <w:webHidden/>
              </w:rPr>
              <w:fldChar w:fldCharType="separate"/>
            </w:r>
            <w:r w:rsidR="008B2009">
              <w:rPr>
                <w:b w:val="0"/>
                <w:bCs w:val="0"/>
                <w:webHidden/>
              </w:rPr>
              <w:t>32</w:t>
            </w:r>
            <w:r w:rsidR="003D1C09" w:rsidRPr="003D1C09">
              <w:rPr>
                <w:b w:val="0"/>
                <w:bCs w:val="0"/>
                <w:webHidden/>
              </w:rPr>
              <w:fldChar w:fldCharType="end"/>
            </w:r>
          </w:hyperlink>
        </w:p>
        <w:p w14:paraId="7D83F446" w14:textId="00A460EF"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44" w:history="1">
            <w:r w:rsidR="003D1C09" w:rsidRPr="003D1C09">
              <w:rPr>
                <w:rStyle w:val="Hyperlink"/>
                <w:b w:val="0"/>
                <w:bCs w:val="0"/>
                <w:lang w:val="vi-VN"/>
              </w:rPr>
              <w:t>4.2.5.</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Phát nhạc</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_Toc106036744 \h </w:instrText>
            </w:r>
            <w:r w:rsidR="003D1C09" w:rsidRPr="003D1C09">
              <w:rPr>
                <w:b w:val="0"/>
                <w:bCs w:val="0"/>
                <w:webHidden/>
              </w:rPr>
            </w:r>
            <w:r w:rsidR="003D1C09" w:rsidRPr="003D1C09">
              <w:rPr>
                <w:b w:val="0"/>
                <w:bCs w:val="0"/>
                <w:webHidden/>
              </w:rPr>
              <w:fldChar w:fldCharType="separate"/>
            </w:r>
            <w:r w:rsidR="008B2009">
              <w:rPr>
                <w:b w:val="0"/>
                <w:bCs w:val="0"/>
                <w:webHidden/>
              </w:rPr>
              <w:t>32</w:t>
            </w:r>
            <w:r w:rsidR="003D1C09" w:rsidRPr="003D1C09">
              <w:rPr>
                <w:b w:val="0"/>
                <w:bCs w:val="0"/>
                <w:webHidden/>
              </w:rPr>
              <w:fldChar w:fldCharType="end"/>
            </w:r>
          </w:hyperlink>
        </w:p>
        <w:p w14:paraId="4A3F138C" w14:textId="2812343F"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45" w:history="1">
            <w:r w:rsidR="003D1C09" w:rsidRPr="003D1C09">
              <w:rPr>
                <w:rStyle w:val="Hyperlink"/>
                <w:b w:val="0"/>
                <w:bCs w:val="0"/>
                <w:lang w:val="vi-VN"/>
              </w:rPr>
              <w:t>4.2.8.</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Chuyển bài kế tiếp</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_Toc106036745 \h </w:instrText>
            </w:r>
            <w:r w:rsidR="003D1C09" w:rsidRPr="003D1C09">
              <w:rPr>
                <w:b w:val="0"/>
                <w:bCs w:val="0"/>
                <w:webHidden/>
              </w:rPr>
            </w:r>
            <w:r w:rsidR="003D1C09" w:rsidRPr="003D1C09">
              <w:rPr>
                <w:b w:val="0"/>
                <w:bCs w:val="0"/>
                <w:webHidden/>
              </w:rPr>
              <w:fldChar w:fldCharType="separate"/>
            </w:r>
            <w:r w:rsidR="008B2009">
              <w:rPr>
                <w:b w:val="0"/>
                <w:bCs w:val="0"/>
                <w:webHidden/>
              </w:rPr>
              <w:t>34</w:t>
            </w:r>
            <w:r w:rsidR="003D1C09" w:rsidRPr="003D1C09">
              <w:rPr>
                <w:b w:val="0"/>
                <w:bCs w:val="0"/>
                <w:webHidden/>
              </w:rPr>
              <w:fldChar w:fldCharType="end"/>
            </w:r>
          </w:hyperlink>
        </w:p>
        <w:p w14:paraId="70DDADE9" w14:textId="72207BEE"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46" w:history="1">
            <w:r w:rsidR="003D1C09" w:rsidRPr="003D1C09">
              <w:rPr>
                <w:rStyle w:val="Hyperlink"/>
                <w:b w:val="0"/>
                <w:bCs w:val="0"/>
                <w:lang w:val="vi-VN"/>
              </w:rPr>
              <w:t>4.2.9.</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Phát bài hát trước</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_Toc106036746 \h </w:instrText>
            </w:r>
            <w:r w:rsidR="003D1C09" w:rsidRPr="003D1C09">
              <w:rPr>
                <w:b w:val="0"/>
                <w:bCs w:val="0"/>
                <w:webHidden/>
              </w:rPr>
            </w:r>
            <w:r w:rsidR="003D1C09" w:rsidRPr="003D1C09">
              <w:rPr>
                <w:b w:val="0"/>
                <w:bCs w:val="0"/>
                <w:webHidden/>
              </w:rPr>
              <w:fldChar w:fldCharType="separate"/>
            </w:r>
            <w:r w:rsidR="008B2009">
              <w:rPr>
                <w:b w:val="0"/>
                <w:bCs w:val="0"/>
                <w:webHidden/>
              </w:rPr>
              <w:t>35</w:t>
            </w:r>
            <w:r w:rsidR="003D1C09" w:rsidRPr="003D1C09">
              <w:rPr>
                <w:b w:val="0"/>
                <w:bCs w:val="0"/>
                <w:webHidden/>
              </w:rPr>
              <w:fldChar w:fldCharType="end"/>
            </w:r>
          </w:hyperlink>
        </w:p>
        <w:p w14:paraId="0365AB80" w14:textId="116254DE" w:rsidR="003D1C09" w:rsidRPr="003D1C09" w:rsidRDefault="0065577B">
          <w:pPr>
            <w:pStyle w:val="TOC2"/>
            <w:tabs>
              <w:tab w:val="left" w:pos="1320"/>
            </w:tabs>
            <w:rPr>
              <w:rFonts w:asciiTheme="minorHAnsi" w:eastAsiaTheme="minorEastAsia" w:hAnsiTheme="minorHAnsi" w:cstheme="minorBidi"/>
              <w:b w:val="0"/>
              <w:bCs w:val="0"/>
              <w:sz w:val="22"/>
              <w:szCs w:val="22"/>
              <w:lang w:eastAsia="en-US"/>
            </w:rPr>
          </w:pPr>
          <w:hyperlink w:anchor="_Toc106036747" w:history="1">
            <w:r w:rsidR="003D1C09" w:rsidRPr="003D1C09">
              <w:rPr>
                <w:rStyle w:val="Hyperlink"/>
                <w:b w:val="0"/>
                <w:bCs w:val="0"/>
                <w:lang w:val="vi-VN"/>
              </w:rPr>
              <w:t>4.2.10.</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Phát lại</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_Toc106036747 \h </w:instrText>
            </w:r>
            <w:r w:rsidR="003D1C09" w:rsidRPr="003D1C09">
              <w:rPr>
                <w:b w:val="0"/>
                <w:bCs w:val="0"/>
                <w:webHidden/>
              </w:rPr>
            </w:r>
            <w:r w:rsidR="003D1C09" w:rsidRPr="003D1C09">
              <w:rPr>
                <w:b w:val="0"/>
                <w:bCs w:val="0"/>
                <w:webHidden/>
              </w:rPr>
              <w:fldChar w:fldCharType="separate"/>
            </w:r>
            <w:r w:rsidR="008B2009">
              <w:rPr>
                <w:b w:val="0"/>
                <w:bCs w:val="0"/>
                <w:webHidden/>
              </w:rPr>
              <w:t>36</w:t>
            </w:r>
            <w:r w:rsidR="003D1C09" w:rsidRPr="003D1C09">
              <w:rPr>
                <w:b w:val="0"/>
                <w:bCs w:val="0"/>
                <w:webHidden/>
              </w:rPr>
              <w:fldChar w:fldCharType="end"/>
            </w:r>
          </w:hyperlink>
        </w:p>
        <w:p w14:paraId="6E70F7AF" w14:textId="3AAF6810" w:rsidR="003D1C09" w:rsidRPr="003D1C09" w:rsidRDefault="0065577B">
          <w:pPr>
            <w:pStyle w:val="TOC2"/>
            <w:tabs>
              <w:tab w:val="left" w:pos="1320"/>
            </w:tabs>
            <w:rPr>
              <w:rFonts w:asciiTheme="minorHAnsi" w:eastAsiaTheme="minorEastAsia" w:hAnsiTheme="minorHAnsi" w:cstheme="minorBidi"/>
              <w:b w:val="0"/>
              <w:bCs w:val="0"/>
              <w:sz w:val="22"/>
              <w:szCs w:val="22"/>
              <w:lang w:eastAsia="en-US"/>
            </w:rPr>
          </w:pPr>
          <w:hyperlink w:anchor="_Toc106036748" w:history="1">
            <w:r w:rsidR="003D1C09" w:rsidRPr="003D1C09">
              <w:rPr>
                <w:rStyle w:val="Hyperlink"/>
                <w:b w:val="0"/>
                <w:bCs w:val="0"/>
                <w:lang w:val="vi-VN"/>
              </w:rPr>
              <w:t>4.2.11.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Phát ngẫu nhiên</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_Toc106036748 \h </w:instrText>
            </w:r>
            <w:r w:rsidR="003D1C09" w:rsidRPr="003D1C09">
              <w:rPr>
                <w:b w:val="0"/>
                <w:bCs w:val="0"/>
                <w:webHidden/>
              </w:rPr>
            </w:r>
            <w:r w:rsidR="003D1C09" w:rsidRPr="003D1C09">
              <w:rPr>
                <w:b w:val="0"/>
                <w:bCs w:val="0"/>
                <w:webHidden/>
              </w:rPr>
              <w:fldChar w:fldCharType="separate"/>
            </w:r>
            <w:r w:rsidR="008B2009">
              <w:rPr>
                <w:b w:val="0"/>
                <w:bCs w:val="0"/>
                <w:webHidden/>
              </w:rPr>
              <w:t>36</w:t>
            </w:r>
            <w:r w:rsidR="003D1C09" w:rsidRPr="003D1C09">
              <w:rPr>
                <w:b w:val="0"/>
                <w:bCs w:val="0"/>
                <w:webHidden/>
              </w:rPr>
              <w:fldChar w:fldCharType="end"/>
            </w:r>
          </w:hyperlink>
        </w:p>
        <w:p w14:paraId="7EDAD886" w14:textId="5AFB2C56" w:rsidR="003D1C09" w:rsidRPr="003D1C09" w:rsidRDefault="0065577B">
          <w:pPr>
            <w:pStyle w:val="TOC2"/>
            <w:tabs>
              <w:tab w:val="left" w:pos="1320"/>
            </w:tabs>
            <w:rPr>
              <w:rFonts w:asciiTheme="minorHAnsi" w:eastAsiaTheme="minorEastAsia" w:hAnsiTheme="minorHAnsi" w:cstheme="minorBidi"/>
              <w:b w:val="0"/>
              <w:bCs w:val="0"/>
              <w:sz w:val="22"/>
              <w:szCs w:val="22"/>
              <w:lang w:eastAsia="en-US"/>
            </w:rPr>
          </w:pPr>
          <w:hyperlink w:anchor="_Toc106036749" w:history="1">
            <w:r w:rsidR="003D1C09" w:rsidRPr="003D1C09">
              <w:rPr>
                <w:rStyle w:val="Hyperlink"/>
                <w:b w:val="0"/>
                <w:bCs w:val="0"/>
                <w:lang w:val="vi-VN"/>
              </w:rPr>
              <w:t>4.2.12.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Ẩn bài hát</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_Toc106036749 \h </w:instrText>
            </w:r>
            <w:r w:rsidR="003D1C09" w:rsidRPr="003D1C09">
              <w:rPr>
                <w:b w:val="0"/>
                <w:bCs w:val="0"/>
                <w:webHidden/>
              </w:rPr>
            </w:r>
            <w:r w:rsidR="003D1C09" w:rsidRPr="003D1C09">
              <w:rPr>
                <w:b w:val="0"/>
                <w:bCs w:val="0"/>
                <w:webHidden/>
              </w:rPr>
              <w:fldChar w:fldCharType="separate"/>
            </w:r>
            <w:r w:rsidR="008B2009">
              <w:rPr>
                <w:b w:val="0"/>
                <w:bCs w:val="0"/>
                <w:webHidden/>
              </w:rPr>
              <w:t>37</w:t>
            </w:r>
            <w:r w:rsidR="003D1C09" w:rsidRPr="003D1C09">
              <w:rPr>
                <w:b w:val="0"/>
                <w:bCs w:val="0"/>
                <w:webHidden/>
              </w:rPr>
              <w:fldChar w:fldCharType="end"/>
            </w:r>
          </w:hyperlink>
        </w:p>
        <w:p w14:paraId="2CB198DF" w14:textId="78686974" w:rsidR="003D1C09" w:rsidRPr="003D1C09" w:rsidRDefault="0065577B">
          <w:pPr>
            <w:pStyle w:val="TOC2"/>
            <w:tabs>
              <w:tab w:val="left" w:pos="1320"/>
            </w:tabs>
            <w:rPr>
              <w:rFonts w:asciiTheme="minorHAnsi" w:eastAsiaTheme="minorEastAsia" w:hAnsiTheme="minorHAnsi" w:cstheme="minorBidi"/>
              <w:b w:val="0"/>
              <w:bCs w:val="0"/>
              <w:sz w:val="22"/>
              <w:szCs w:val="22"/>
              <w:lang w:eastAsia="en-US"/>
            </w:rPr>
          </w:pPr>
          <w:hyperlink w:anchor="_Toc106036750" w:history="1">
            <w:r w:rsidR="003D1C09" w:rsidRPr="003D1C09">
              <w:rPr>
                <w:rStyle w:val="Hyperlink"/>
                <w:b w:val="0"/>
                <w:bCs w:val="0"/>
                <w:lang w:val="vi-VN"/>
              </w:rPr>
              <w:t>4.2.13.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Hẹn giờ phát</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_Toc106036750 \h </w:instrText>
            </w:r>
            <w:r w:rsidR="003D1C09" w:rsidRPr="003D1C09">
              <w:rPr>
                <w:b w:val="0"/>
                <w:bCs w:val="0"/>
                <w:webHidden/>
              </w:rPr>
            </w:r>
            <w:r w:rsidR="003D1C09" w:rsidRPr="003D1C09">
              <w:rPr>
                <w:b w:val="0"/>
                <w:bCs w:val="0"/>
                <w:webHidden/>
              </w:rPr>
              <w:fldChar w:fldCharType="separate"/>
            </w:r>
            <w:r w:rsidR="008B2009">
              <w:rPr>
                <w:b w:val="0"/>
                <w:bCs w:val="0"/>
                <w:webHidden/>
              </w:rPr>
              <w:t>38</w:t>
            </w:r>
            <w:r w:rsidR="003D1C09" w:rsidRPr="003D1C09">
              <w:rPr>
                <w:b w:val="0"/>
                <w:bCs w:val="0"/>
                <w:webHidden/>
              </w:rPr>
              <w:fldChar w:fldCharType="end"/>
            </w:r>
          </w:hyperlink>
        </w:p>
        <w:p w14:paraId="34427728" w14:textId="6C07258B" w:rsidR="003D1C09" w:rsidRPr="003D1C09" w:rsidRDefault="0065577B">
          <w:pPr>
            <w:pStyle w:val="TOC2"/>
            <w:tabs>
              <w:tab w:val="left" w:pos="1320"/>
            </w:tabs>
            <w:rPr>
              <w:rFonts w:asciiTheme="minorHAnsi" w:eastAsiaTheme="minorEastAsia" w:hAnsiTheme="minorHAnsi" w:cstheme="minorBidi"/>
              <w:b w:val="0"/>
              <w:bCs w:val="0"/>
              <w:sz w:val="22"/>
              <w:szCs w:val="22"/>
              <w:lang w:eastAsia="en-US"/>
            </w:rPr>
          </w:pPr>
          <w:hyperlink w:anchor="_Toc106036751" w:history="1">
            <w:r w:rsidR="003D1C09" w:rsidRPr="003D1C09">
              <w:rPr>
                <w:rStyle w:val="Hyperlink"/>
                <w:b w:val="0"/>
                <w:bCs w:val="0"/>
                <w:lang w:val="vi-VN"/>
              </w:rPr>
              <w:t>4.2.14.</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Yêu thích bài hát</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_Toc106036751 \h </w:instrText>
            </w:r>
            <w:r w:rsidR="003D1C09" w:rsidRPr="003D1C09">
              <w:rPr>
                <w:b w:val="0"/>
                <w:bCs w:val="0"/>
                <w:webHidden/>
              </w:rPr>
            </w:r>
            <w:r w:rsidR="003D1C09" w:rsidRPr="003D1C09">
              <w:rPr>
                <w:b w:val="0"/>
                <w:bCs w:val="0"/>
                <w:webHidden/>
              </w:rPr>
              <w:fldChar w:fldCharType="separate"/>
            </w:r>
            <w:r w:rsidR="008B2009">
              <w:rPr>
                <w:b w:val="0"/>
                <w:bCs w:val="0"/>
                <w:webHidden/>
              </w:rPr>
              <w:t>38</w:t>
            </w:r>
            <w:r w:rsidR="003D1C09" w:rsidRPr="003D1C09">
              <w:rPr>
                <w:b w:val="0"/>
                <w:bCs w:val="0"/>
                <w:webHidden/>
              </w:rPr>
              <w:fldChar w:fldCharType="end"/>
            </w:r>
          </w:hyperlink>
        </w:p>
        <w:p w14:paraId="74E212B1" w14:textId="2DA8E36E" w:rsidR="003D1C09" w:rsidRPr="003D1C09" w:rsidRDefault="0065577B">
          <w:pPr>
            <w:pStyle w:val="TOC2"/>
            <w:tabs>
              <w:tab w:val="left" w:pos="1320"/>
            </w:tabs>
            <w:rPr>
              <w:rFonts w:asciiTheme="minorHAnsi" w:eastAsiaTheme="minorEastAsia" w:hAnsiTheme="minorHAnsi" w:cstheme="minorBidi"/>
              <w:b w:val="0"/>
              <w:bCs w:val="0"/>
              <w:sz w:val="22"/>
              <w:szCs w:val="22"/>
              <w:lang w:eastAsia="en-US"/>
            </w:rPr>
          </w:pPr>
          <w:hyperlink w:anchor="_Toc106036752" w:history="1">
            <w:r w:rsidR="003D1C09" w:rsidRPr="003D1C09">
              <w:rPr>
                <w:rStyle w:val="Hyperlink"/>
                <w:b w:val="0"/>
                <w:bCs w:val="0"/>
                <w:lang w:val="vi-VN"/>
              </w:rPr>
              <w:t>4.2.15.</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Tìm kiếm bài hát và ca sĩ</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_Toc106036752 \h </w:instrText>
            </w:r>
            <w:r w:rsidR="003D1C09" w:rsidRPr="003D1C09">
              <w:rPr>
                <w:b w:val="0"/>
                <w:bCs w:val="0"/>
                <w:webHidden/>
              </w:rPr>
            </w:r>
            <w:r w:rsidR="003D1C09" w:rsidRPr="003D1C09">
              <w:rPr>
                <w:b w:val="0"/>
                <w:bCs w:val="0"/>
                <w:webHidden/>
              </w:rPr>
              <w:fldChar w:fldCharType="separate"/>
            </w:r>
            <w:r w:rsidR="008B2009">
              <w:rPr>
                <w:b w:val="0"/>
                <w:bCs w:val="0"/>
                <w:webHidden/>
              </w:rPr>
              <w:t>39</w:t>
            </w:r>
            <w:r w:rsidR="003D1C09" w:rsidRPr="003D1C09">
              <w:rPr>
                <w:b w:val="0"/>
                <w:bCs w:val="0"/>
                <w:webHidden/>
              </w:rPr>
              <w:fldChar w:fldCharType="end"/>
            </w:r>
          </w:hyperlink>
        </w:p>
        <w:p w14:paraId="1FF4165A" w14:textId="33835E97" w:rsidR="003D1C09" w:rsidRPr="003D1C09" w:rsidRDefault="0065577B">
          <w:pPr>
            <w:pStyle w:val="TOC2"/>
            <w:tabs>
              <w:tab w:val="left" w:pos="1320"/>
            </w:tabs>
            <w:rPr>
              <w:rFonts w:asciiTheme="minorHAnsi" w:eastAsiaTheme="minorEastAsia" w:hAnsiTheme="minorHAnsi" w:cstheme="minorBidi"/>
              <w:b w:val="0"/>
              <w:bCs w:val="0"/>
              <w:sz w:val="22"/>
              <w:szCs w:val="22"/>
              <w:lang w:eastAsia="en-US"/>
            </w:rPr>
          </w:pPr>
          <w:hyperlink w:anchor="_Toc106036753" w:history="1">
            <w:r w:rsidR="003D1C09" w:rsidRPr="003D1C09">
              <w:rPr>
                <w:rStyle w:val="Hyperlink"/>
                <w:b w:val="0"/>
                <w:bCs w:val="0"/>
                <w:lang w:val="vi-VN"/>
              </w:rPr>
              <w:t>4.2.16.</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Thay đổi ảnh đại diện</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_Toc106036753 \h </w:instrText>
            </w:r>
            <w:r w:rsidR="003D1C09" w:rsidRPr="003D1C09">
              <w:rPr>
                <w:b w:val="0"/>
                <w:bCs w:val="0"/>
                <w:webHidden/>
              </w:rPr>
            </w:r>
            <w:r w:rsidR="003D1C09" w:rsidRPr="003D1C09">
              <w:rPr>
                <w:b w:val="0"/>
                <w:bCs w:val="0"/>
                <w:webHidden/>
              </w:rPr>
              <w:fldChar w:fldCharType="separate"/>
            </w:r>
            <w:r w:rsidR="008B2009">
              <w:rPr>
                <w:b w:val="0"/>
                <w:bCs w:val="0"/>
                <w:webHidden/>
              </w:rPr>
              <w:t>40</w:t>
            </w:r>
            <w:r w:rsidR="003D1C09" w:rsidRPr="003D1C09">
              <w:rPr>
                <w:b w:val="0"/>
                <w:bCs w:val="0"/>
                <w:webHidden/>
              </w:rPr>
              <w:fldChar w:fldCharType="end"/>
            </w:r>
          </w:hyperlink>
        </w:p>
        <w:p w14:paraId="720A2C85" w14:textId="479E2D48" w:rsidR="003D1C09" w:rsidRPr="003D1C09" w:rsidRDefault="0065577B">
          <w:pPr>
            <w:pStyle w:val="TOC2"/>
            <w:tabs>
              <w:tab w:val="left" w:pos="1320"/>
            </w:tabs>
            <w:rPr>
              <w:rFonts w:asciiTheme="minorHAnsi" w:eastAsiaTheme="minorEastAsia" w:hAnsiTheme="minorHAnsi" w:cstheme="minorBidi"/>
              <w:b w:val="0"/>
              <w:bCs w:val="0"/>
              <w:sz w:val="22"/>
              <w:szCs w:val="22"/>
              <w:lang w:eastAsia="en-US"/>
            </w:rPr>
          </w:pPr>
          <w:hyperlink w:anchor="_Toc106036754" w:history="1">
            <w:r w:rsidR="003D1C09" w:rsidRPr="003D1C09">
              <w:rPr>
                <w:rStyle w:val="Hyperlink"/>
                <w:b w:val="0"/>
                <w:bCs w:val="0"/>
                <w:lang w:val="vi-VN"/>
              </w:rPr>
              <w:t>4.2.17.</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Thay đổi thông tin người dùng</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_Toc106036754 \h </w:instrText>
            </w:r>
            <w:r w:rsidR="003D1C09" w:rsidRPr="003D1C09">
              <w:rPr>
                <w:b w:val="0"/>
                <w:bCs w:val="0"/>
                <w:webHidden/>
              </w:rPr>
            </w:r>
            <w:r w:rsidR="003D1C09" w:rsidRPr="003D1C09">
              <w:rPr>
                <w:b w:val="0"/>
                <w:bCs w:val="0"/>
                <w:webHidden/>
              </w:rPr>
              <w:fldChar w:fldCharType="separate"/>
            </w:r>
            <w:r w:rsidR="008B2009">
              <w:rPr>
                <w:b w:val="0"/>
                <w:bCs w:val="0"/>
                <w:webHidden/>
              </w:rPr>
              <w:t>41</w:t>
            </w:r>
            <w:r w:rsidR="003D1C09" w:rsidRPr="003D1C09">
              <w:rPr>
                <w:b w:val="0"/>
                <w:bCs w:val="0"/>
                <w:webHidden/>
              </w:rPr>
              <w:fldChar w:fldCharType="end"/>
            </w:r>
          </w:hyperlink>
        </w:p>
        <w:p w14:paraId="0B5AE281" w14:textId="0A4BB57A" w:rsidR="003D1C09" w:rsidRPr="003D1C09" w:rsidRDefault="0065577B">
          <w:pPr>
            <w:pStyle w:val="TOC1"/>
            <w:rPr>
              <w:rFonts w:asciiTheme="minorHAnsi" w:eastAsiaTheme="minorEastAsia" w:hAnsiTheme="minorHAnsi" w:cstheme="minorBidi"/>
              <w:noProof/>
              <w:sz w:val="22"/>
              <w:szCs w:val="22"/>
              <w:lang w:eastAsia="en-US"/>
            </w:rPr>
          </w:pPr>
          <w:hyperlink w:anchor="_Toc106036755" w:history="1">
            <w:r w:rsidR="003D1C09" w:rsidRPr="003D1C09">
              <w:rPr>
                <w:rStyle w:val="Hyperlink"/>
                <w:noProof/>
              </w:rPr>
              <w:t>Chương 5: THIẾT KẾ DỮ LIỆU</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_Toc106036755 \h </w:instrText>
            </w:r>
            <w:r w:rsidR="003D1C09" w:rsidRPr="003D1C09">
              <w:rPr>
                <w:noProof/>
                <w:webHidden/>
              </w:rPr>
            </w:r>
            <w:r w:rsidR="003D1C09" w:rsidRPr="003D1C09">
              <w:rPr>
                <w:noProof/>
                <w:webHidden/>
              </w:rPr>
              <w:fldChar w:fldCharType="separate"/>
            </w:r>
            <w:r w:rsidR="008B2009">
              <w:rPr>
                <w:noProof/>
                <w:webHidden/>
              </w:rPr>
              <w:t>43</w:t>
            </w:r>
            <w:r w:rsidR="003D1C09" w:rsidRPr="003D1C09">
              <w:rPr>
                <w:noProof/>
                <w:webHidden/>
              </w:rPr>
              <w:fldChar w:fldCharType="end"/>
            </w:r>
          </w:hyperlink>
        </w:p>
        <w:p w14:paraId="38B02FD4" w14:textId="137E92C2" w:rsidR="003D1C09" w:rsidRPr="003D1C09" w:rsidRDefault="0065577B">
          <w:pPr>
            <w:pStyle w:val="TOC1"/>
            <w:rPr>
              <w:rFonts w:asciiTheme="minorHAnsi" w:eastAsiaTheme="minorEastAsia" w:hAnsiTheme="minorHAnsi" w:cstheme="minorBidi"/>
              <w:noProof/>
              <w:sz w:val="22"/>
              <w:szCs w:val="22"/>
              <w:lang w:eastAsia="en-US"/>
            </w:rPr>
          </w:pPr>
          <w:hyperlink w:anchor="_Toc106036756" w:history="1">
            <w:r w:rsidR="003D1C09" w:rsidRPr="003D1C09">
              <w:rPr>
                <w:rStyle w:val="Hyperlink"/>
                <w:noProof/>
              </w:rPr>
              <w:t>5</w:t>
            </w:r>
            <w:r w:rsidR="003D1C09" w:rsidRPr="003D1C09">
              <w:rPr>
                <w:rStyle w:val="Hyperlink"/>
                <w:noProof/>
                <w:lang w:val="vi-VN"/>
              </w:rPr>
              <w:t xml:space="preserve">.1. </w:t>
            </w:r>
            <w:r w:rsidR="003D1C09" w:rsidRPr="003D1C09">
              <w:rPr>
                <w:rStyle w:val="Hyperlink"/>
                <w:noProof/>
              </w:rPr>
              <w:t>Khảo sát hiện trạng</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_Toc106036756 \h </w:instrText>
            </w:r>
            <w:r w:rsidR="003D1C09" w:rsidRPr="003D1C09">
              <w:rPr>
                <w:noProof/>
                <w:webHidden/>
              </w:rPr>
            </w:r>
            <w:r w:rsidR="003D1C09" w:rsidRPr="003D1C09">
              <w:rPr>
                <w:noProof/>
                <w:webHidden/>
              </w:rPr>
              <w:fldChar w:fldCharType="separate"/>
            </w:r>
            <w:r w:rsidR="008B2009">
              <w:rPr>
                <w:noProof/>
                <w:webHidden/>
              </w:rPr>
              <w:t>43</w:t>
            </w:r>
            <w:r w:rsidR="003D1C09" w:rsidRPr="003D1C09">
              <w:rPr>
                <w:noProof/>
                <w:webHidden/>
              </w:rPr>
              <w:fldChar w:fldCharType="end"/>
            </w:r>
          </w:hyperlink>
        </w:p>
        <w:p w14:paraId="5A279DFF" w14:textId="5D6A16EB"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57" w:history="1">
            <w:r w:rsidR="003D1C09" w:rsidRPr="003D1C09">
              <w:rPr>
                <w:rStyle w:val="Hyperlink"/>
                <w:b w:val="0"/>
                <w:bCs w:val="0"/>
              </w:rPr>
              <w:t>5.2.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Mô tả tân từ</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_Toc106036757 \h </w:instrText>
            </w:r>
            <w:r w:rsidR="003D1C09" w:rsidRPr="003D1C09">
              <w:rPr>
                <w:b w:val="0"/>
                <w:bCs w:val="0"/>
                <w:webHidden/>
              </w:rPr>
            </w:r>
            <w:r w:rsidR="003D1C09" w:rsidRPr="003D1C09">
              <w:rPr>
                <w:b w:val="0"/>
                <w:bCs w:val="0"/>
                <w:webHidden/>
              </w:rPr>
              <w:fldChar w:fldCharType="separate"/>
            </w:r>
            <w:r w:rsidR="008B2009">
              <w:rPr>
                <w:b w:val="0"/>
                <w:bCs w:val="0"/>
                <w:webHidden/>
              </w:rPr>
              <w:t>43</w:t>
            </w:r>
            <w:r w:rsidR="003D1C09" w:rsidRPr="003D1C09">
              <w:rPr>
                <w:b w:val="0"/>
                <w:bCs w:val="0"/>
                <w:webHidden/>
              </w:rPr>
              <w:fldChar w:fldCharType="end"/>
            </w:r>
          </w:hyperlink>
        </w:p>
        <w:p w14:paraId="3CE53281" w14:textId="36E46AE3"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58" w:history="1">
            <w:r w:rsidR="003D1C09" w:rsidRPr="003D1C09">
              <w:rPr>
                <w:rStyle w:val="Hyperlink"/>
                <w:b w:val="0"/>
                <w:bCs w:val="0"/>
              </w:rPr>
              <w:t>5.3.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Sơ đồ logic</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_Toc106036758 \h </w:instrText>
            </w:r>
            <w:r w:rsidR="003D1C09" w:rsidRPr="003D1C09">
              <w:rPr>
                <w:b w:val="0"/>
                <w:bCs w:val="0"/>
                <w:webHidden/>
              </w:rPr>
            </w:r>
            <w:r w:rsidR="003D1C09" w:rsidRPr="003D1C09">
              <w:rPr>
                <w:b w:val="0"/>
                <w:bCs w:val="0"/>
                <w:webHidden/>
              </w:rPr>
              <w:fldChar w:fldCharType="separate"/>
            </w:r>
            <w:r w:rsidR="008B2009">
              <w:rPr>
                <w:b w:val="0"/>
                <w:bCs w:val="0"/>
                <w:webHidden/>
              </w:rPr>
              <w:t>43</w:t>
            </w:r>
            <w:r w:rsidR="003D1C09" w:rsidRPr="003D1C09">
              <w:rPr>
                <w:b w:val="0"/>
                <w:bCs w:val="0"/>
                <w:webHidden/>
              </w:rPr>
              <w:fldChar w:fldCharType="end"/>
            </w:r>
          </w:hyperlink>
        </w:p>
        <w:p w14:paraId="3FCF43CC" w14:textId="4167651D"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59" w:history="1">
            <w:r w:rsidR="003D1C09" w:rsidRPr="003D1C09">
              <w:rPr>
                <w:rStyle w:val="Hyperlink"/>
                <w:b w:val="0"/>
                <w:bCs w:val="0"/>
              </w:rPr>
              <w:t>5.4.</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Mô tả chi tiết các kiểu dữ liệu</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_Toc106036759 \h </w:instrText>
            </w:r>
            <w:r w:rsidR="003D1C09" w:rsidRPr="003D1C09">
              <w:rPr>
                <w:b w:val="0"/>
                <w:bCs w:val="0"/>
                <w:webHidden/>
              </w:rPr>
            </w:r>
            <w:r w:rsidR="003D1C09" w:rsidRPr="003D1C09">
              <w:rPr>
                <w:b w:val="0"/>
                <w:bCs w:val="0"/>
                <w:webHidden/>
              </w:rPr>
              <w:fldChar w:fldCharType="separate"/>
            </w:r>
            <w:r w:rsidR="008B2009">
              <w:rPr>
                <w:b w:val="0"/>
                <w:bCs w:val="0"/>
                <w:webHidden/>
              </w:rPr>
              <w:t>44</w:t>
            </w:r>
            <w:r w:rsidR="003D1C09" w:rsidRPr="003D1C09">
              <w:rPr>
                <w:b w:val="0"/>
                <w:bCs w:val="0"/>
                <w:webHidden/>
              </w:rPr>
              <w:fldChar w:fldCharType="end"/>
            </w:r>
          </w:hyperlink>
        </w:p>
        <w:p w14:paraId="0D68C726" w14:textId="060D4801"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60" w:history="1">
            <w:r w:rsidR="003D1C09" w:rsidRPr="003D1C09">
              <w:rPr>
                <w:rStyle w:val="Hyperlink"/>
                <w:b w:val="0"/>
                <w:bCs w:val="0"/>
              </w:rPr>
              <w:t>5.4.1.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Bảng bài hát</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_Toc106036760 \h </w:instrText>
            </w:r>
            <w:r w:rsidR="003D1C09" w:rsidRPr="003D1C09">
              <w:rPr>
                <w:b w:val="0"/>
                <w:bCs w:val="0"/>
                <w:webHidden/>
              </w:rPr>
            </w:r>
            <w:r w:rsidR="003D1C09" w:rsidRPr="003D1C09">
              <w:rPr>
                <w:b w:val="0"/>
                <w:bCs w:val="0"/>
                <w:webHidden/>
              </w:rPr>
              <w:fldChar w:fldCharType="separate"/>
            </w:r>
            <w:r w:rsidR="008B2009">
              <w:rPr>
                <w:b w:val="0"/>
                <w:bCs w:val="0"/>
                <w:webHidden/>
              </w:rPr>
              <w:t>44</w:t>
            </w:r>
            <w:r w:rsidR="003D1C09" w:rsidRPr="003D1C09">
              <w:rPr>
                <w:b w:val="0"/>
                <w:bCs w:val="0"/>
                <w:webHidden/>
              </w:rPr>
              <w:fldChar w:fldCharType="end"/>
            </w:r>
          </w:hyperlink>
        </w:p>
        <w:p w14:paraId="07ACAEB6" w14:textId="1B75BFDE"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61" w:history="1">
            <w:r w:rsidR="003D1C09" w:rsidRPr="003D1C09">
              <w:rPr>
                <w:rStyle w:val="Hyperlink"/>
                <w:b w:val="0"/>
                <w:bCs w:val="0"/>
              </w:rPr>
              <w:t>5.4.2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Bảng nghệ sĩ</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_Toc106036761 \h </w:instrText>
            </w:r>
            <w:r w:rsidR="003D1C09" w:rsidRPr="003D1C09">
              <w:rPr>
                <w:b w:val="0"/>
                <w:bCs w:val="0"/>
                <w:webHidden/>
              </w:rPr>
            </w:r>
            <w:r w:rsidR="003D1C09" w:rsidRPr="003D1C09">
              <w:rPr>
                <w:b w:val="0"/>
                <w:bCs w:val="0"/>
                <w:webHidden/>
              </w:rPr>
              <w:fldChar w:fldCharType="separate"/>
            </w:r>
            <w:r w:rsidR="008B2009">
              <w:rPr>
                <w:b w:val="0"/>
                <w:bCs w:val="0"/>
                <w:webHidden/>
              </w:rPr>
              <w:t>44</w:t>
            </w:r>
            <w:r w:rsidR="003D1C09" w:rsidRPr="003D1C09">
              <w:rPr>
                <w:b w:val="0"/>
                <w:bCs w:val="0"/>
                <w:webHidden/>
              </w:rPr>
              <w:fldChar w:fldCharType="end"/>
            </w:r>
          </w:hyperlink>
        </w:p>
        <w:p w14:paraId="06B72E8C" w14:textId="50CD7576"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62" w:history="1">
            <w:r w:rsidR="003D1C09" w:rsidRPr="003D1C09">
              <w:rPr>
                <w:rStyle w:val="Hyperlink"/>
                <w:b w:val="0"/>
                <w:bCs w:val="0"/>
              </w:rPr>
              <w:t>5.4.3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Bảng Album</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_Toc106036762 \h </w:instrText>
            </w:r>
            <w:r w:rsidR="003D1C09" w:rsidRPr="003D1C09">
              <w:rPr>
                <w:b w:val="0"/>
                <w:bCs w:val="0"/>
                <w:webHidden/>
              </w:rPr>
            </w:r>
            <w:r w:rsidR="003D1C09" w:rsidRPr="003D1C09">
              <w:rPr>
                <w:b w:val="0"/>
                <w:bCs w:val="0"/>
                <w:webHidden/>
              </w:rPr>
              <w:fldChar w:fldCharType="separate"/>
            </w:r>
            <w:r w:rsidR="008B2009">
              <w:rPr>
                <w:b w:val="0"/>
                <w:bCs w:val="0"/>
                <w:webHidden/>
              </w:rPr>
              <w:t>45</w:t>
            </w:r>
            <w:r w:rsidR="003D1C09" w:rsidRPr="003D1C09">
              <w:rPr>
                <w:b w:val="0"/>
                <w:bCs w:val="0"/>
                <w:webHidden/>
              </w:rPr>
              <w:fldChar w:fldCharType="end"/>
            </w:r>
          </w:hyperlink>
        </w:p>
        <w:p w14:paraId="3C816DB4" w14:textId="6BAAD932"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63" w:history="1">
            <w:r w:rsidR="003D1C09" w:rsidRPr="003D1C09">
              <w:rPr>
                <w:rStyle w:val="Hyperlink"/>
                <w:b w:val="0"/>
                <w:bCs w:val="0"/>
              </w:rPr>
              <w:t>5.4.4</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Bảng chủ đề</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_Toc106036763 \h </w:instrText>
            </w:r>
            <w:r w:rsidR="003D1C09" w:rsidRPr="003D1C09">
              <w:rPr>
                <w:b w:val="0"/>
                <w:bCs w:val="0"/>
                <w:webHidden/>
              </w:rPr>
            </w:r>
            <w:r w:rsidR="003D1C09" w:rsidRPr="003D1C09">
              <w:rPr>
                <w:b w:val="0"/>
                <w:bCs w:val="0"/>
                <w:webHidden/>
              </w:rPr>
              <w:fldChar w:fldCharType="separate"/>
            </w:r>
            <w:r w:rsidR="008B2009">
              <w:rPr>
                <w:b w:val="0"/>
                <w:bCs w:val="0"/>
                <w:webHidden/>
              </w:rPr>
              <w:t>45</w:t>
            </w:r>
            <w:r w:rsidR="003D1C09" w:rsidRPr="003D1C09">
              <w:rPr>
                <w:b w:val="0"/>
                <w:bCs w:val="0"/>
                <w:webHidden/>
              </w:rPr>
              <w:fldChar w:fldCharType="end"/>
            </w:r>
          </w:hyperlink>
        </w:p>
        <w:p w14:paraId="4C5A58BF" w14:textId="0CF0A20A"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64" w:history="1">
            <w:r w:rsidR="003D1C09" w:rsidRPr="003D1C09">
              <w:rPr>
                <w:rStyle w:val="Hyperlink"/>
                <w:b w:val="0"/>
                <w:bCs w:val="0"/>
              </w:rPr>
              <w:t>5.4.5</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Bảng thể loại</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_Toc106036764 \h </w:instrText>
            </w:r>
            <w:r w:rsidR="003D1C09" w:rsidRPr="003D1C09">
              <w:rPr>
                <w:b w:val="0"/>
                <w:bCs w:val="0"/>
                <w:webHidden/>
              </w:rPr>
            </w:r>
            <w:r w:rsidR="003D1C09" w:rsidRPr="003D1C09">
              <w:rPr>
                <w:b w:val="0"/>
                <w:bCs w:val="0"/>
                <w:webHidden/>
              </w:rPr>
              <w:fldChar w:fldCharType="separate"/>
            </w:r>
            <w:r w:rsidR="008B2009">
              <w:rPr>
                <w:b w:val="0"/>
                <w:bCs w:val="0"/>
                <w:webHidden/>
              </w:rPr>
              <w:t>45</w:t>
            </w:r>
            <w:r w:rsidR="003D1C09" w:rsidRPr="003D1C09">
              <w:rPr>
                <w:b w:val="0"/>
                <w:bCs w:val="0"/>
                <w:webHidden/>
              </w:rPr>
              <w:fldChar w:fldCharType="end"/>
            </w:r>
          </w:hyperlink>
        </w:p>
        <w:p w14:paraId="410B86BB" w14:textId="39B95851"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65" w:history="1">
            <w:r w:rsidR="003D1C09" w:rsidRPr="003D1C09">
              <w:rPr>
                <w:rStyle w:val="Hyperlink"/>
                <w:b w:val="0"/>
                <w:bCs w:val="0"/>
              </w:rPr>
              <w:t>5.4.6</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Bảng thích</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_Toc106036765 \h </w:instrText>
            </w:r>
            <w:r w:rsidR="003D1C09" w:rsidRPr="003D1C09">
              <w:rPr>
                <w:b w:val="0"/>
                <w:bCs w:val="0"/>
                <w:webHidden/>
              </w:rPr>
            </w:r>
            <w:r w:rsidR="003D1C09" w:rsidRPr="003D1C09">
              <w:rPr>
                <w:b w:val="0"/>
                <w:bCs w:val="0"/>
                <w:webHidden/>
              </w:rPr>
              <w:fldChar w:fldCharType="separate"/>
            </w:r>
            <w:r w:rsidR="008B2009">
              <w:rPr>
                <w:b w:val="0"/>
                <w:bCs w:val="0"/>
                <w:webHidden/>
              </w:rPr>
              <w:t>45</w:t>
            </w:r>
            <w:r w:rsidR="003D1C09" w:rsidRPr="003D1C09">
              <w:rPr>
                <w:b w:val="0"/>
                <w:bCs w:val="0"/>
                <w:webHidden/>
              </w:rPr>
              <w:fldChar w:fldCharType="end"/>
            </w:r>
          </w:hyperlink>
        </w:p>
        <w:p w14:paraId="723C8A9F" w14:textId="7A87543E"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66" w:history="1">
            <w:r w:rsidR="003D1C09" w:rsidRPr="003D1C09">
              <w:rPr>
                <w:rStyle w:val="Hyperlink"/>
                <w:b w:val="0"/>
                <w:bCs w:val="0"/>
              </w:rPr>
              <w:t>5.4.7</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Bảng quảng cáo</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_Toc106036766 \h </w:instrText>
            </w:r>
            <w:r w:rsidR="003D1C09" w:rsidRPr="003D1C09">
              <w:rPr>
                <w:b w:val="0"/>
                <w:bCs w:val="0"/>
                <w:webHidden/>
              </w:rPr>
            </w:r>
            <w:r w:rsidR="003D1C09" w:rsidRPr="003D1C09">
              <w:rPr>
                <w:b w:val="0"/>
                <w:bCs w:val="0"/>
                <w:webHidden/>
              </w:rPr>
              <w:fldChar w:fldCharType="separate"/>
            </w:r>
            <w:r w:rsidR="008B2009">
              <w:rPr>
                <w:b w:val="0"/>
                <w:bCs w:val="0"/>
                <w:webHidden/>
              </w:rPr>
              <w:t>46</w:t>
            </w:r>
            <w:r w:rsidR="003D1C09" w:rsidRPr="003D1C09">
              <w:rPr>
                <w:b w:val="0"/>
                <w:bCs w:val="0"/>
                <w:webHidden/>
              </w:rPr>
              <w:fldChar w:fldCharType="end"/>
            </w:r>
          </w:hyperlink>
        </w:p>
        <w:p w14:paraId="179EFC09" w14:textId="072CCDCE" w:rsidR="003D1C09" w:rsidRPr="003D1C09" w:rsidRDefault="0065577B">
          <w:pPr>
            <w:pStyle w:val="TOC1"/>
            <w:rPr>
              <w:rFonts w:asciiTheme="minorHAnsi" w:eastAsiaTheme="minorEastAsia" w:hAnsiTheme="minorHAnsi" w:cstheme="minorBidi"/>
              <w:noProof/>
              <w:sz w:val="22"/>
              <w:szCs w:val="22"/>
              <w:lang w:eastAsia="en-US"/>
            </w:rPr>
          </w:pPr>
          <w:hyperlink w:anchor="_Toc106036767" w:history="1">
            <w:r w:rsidR="003D1C09" w:rsidRPr="003D1C09">
              <w:rPr>
                <w:rStyle w:val="Hyperlink"/>
                <w:noProof/>
              </w:rPr>
              <w:t>Chương 6: THIẾT KẾ KIẾN TRÚC</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_Toc106036767 \h </w:instrText>
            </w:r>
            <w:r w:rsidR="003D1C09" w:rsidRPr="003D1C09">
              <w:rPr>
                <w:noProof/>
                <w:webHidden/>
              </w:rPr>
            </w:r>
            <w:r w:rsidR="003D1C09" w:rsidRPr="003D1C09">
              <w:rPr>
                <w:noProof/>
                <w:webHidden/>
              </w:rPr>
              <w:fldChar w:fldCharType="separate"/>
            </w:r>
            <w:r w:rsidR="008B2009">
              <w:rPr>
                <w:noProof/>
                <w:webHidden/>
              </w:rPr>
              <w:t>47</w:t>
            </w:r>
            <w:r w:rsidR="003D1C09" w:rsidRPr="003D1C09">
              <w:rPr>
                <w:noProof/>
                <w:webHidden/>
              </w:rPr>
              <w:fldChar w:fldCharType="end"/>
            </w:r>
          </w:hyperlink>
        </w:p>
        <w:p w14:paraId="4937ABED" w14:textId="1B975CCC"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68" w:history="1">
            <w:r w:rsidR="003D1C09" w:rsidRPr="003D1C09">
              <w:rPr>
                <w:rStyle w:val="Hyperlink"/>
                <w:b w:val="0"/>
                <w:bCs w:val="0"/>
              </w:rPr>
              <w:t>6</w:t>
            </w:r>
            <w:r w:rsidR="003D1C09" w:rsidRPr="003D1C09">
              <w:rPr>
                <w:rStyle w:val="Hyperlink"/>
                <w:b w:val="0"/>
                <w:bCs w:val="0"/>
                <w:lang w:val="vi-VN"/>
              </w:rPr>
              <w:t xml:space="preserve">.1. </w:t>
            </w:r>
            <w:r w:rsidR="003D1C09" w:rsidRPr="003D1C09">
              <w:rPr>
                <w:rStyle w:val="Hyperlink"/>
                <w:b w:val="0"/>
                <w:bCs w:val="0"/>
              </w:rPr>
              <w:t>Ứng dụng kiến trúc MVC để phát triển phần mềm</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_Toc106036768 \h </w:instrText>
            </w:r>
            <w:r w:rsidR="003D1C09" w:rsidRPr="003D1C09">
              <w:rPr>
                <w:b w:val="0"/>
                <w:bCs w:val="0"/>
                <w:webHidden/>
              </w:rPr>
            </w:r>
            <w:r w:rsidR="003D1C09" w:rsidRPr="003D1C09">
              <w:rPr>
                <w:b w:val="0"/>
                <w:bCs w:val="0"/>
                <w:webHidden/>
              </w:rPr>
              <w:fldChar w:fldCharType="separate"/>
            </w:r>
            <w:r w:rsidR="008B2009">
              <w:rPr>
                <w:b w:val="0"/>
                <w:bCs w:val="0"/>
                <w:webHidden/>
              </w:rPr>
              <w:t>47</w:t>
            </w:r>
            <w:r w:rsidR="003D1C09" w:rsidRPr="003D1C09">
              <w:rPr>
                <w:b w:val="0"/>
                <w:bCs w:val="0"/>
                <w:webHidden/>
              </w:rPr>
              <w:fldChar w:fldCharType="end"/>
            </w:r>
          </w:hyperlink>
        </w:p>
        <w:p w14:paraId="77CB87F3" w14:textId="7260FEB9"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69" w:history="1">
            <w:r w:rsidR="003D1C09" w:rsidRPr="003D1C09">
              <w:rPr>
                <w:rStyle w:val="Hyperlink"/>
                <w:b w:val="0"/>
                <w:bCs w:val="0"/>
              </w:rPr>
              <w:t>6.2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Mục đích lựa chọn</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_Toc106036769 \h </w:instrText>
            </w:r>
            <w:r w:rsidR="003D1C09" w:rsidRPr="003D1C09">
              <w:rPr>
                <w:b w:val="0"/>
                <w:bCs w:val="0"/>
                <w:webHidden/>
              </w:rPr>
            </w:r>
            <w:r w:rsidR="003D1C09" w:rsidRPr="003D1C09">
              <w:rPr>
                <w:b w:val="0"/>
                <w:bCs w:val="0"/>
                <w:webHidden/>
              </w:rPr>
              <w:fldChar w:fldCharType="separate"/>
            </w:r>
            <w:r w:rsidR="008B2009">
              <w:rPr>
                <w:b w:val="0"/>
                <w:bCs w:val="0"/>
                <w:webHidden/>
              </w:rPr>
              <w:t>48</w:t>
            </w:r>
            <w:r w:rsidR="003D1C09" w:rsidRPr="003D1C09">
              <w:rPr>
                <w:b w:val="0"/>
                <w:bCs w:val="0"/>
                <w:webHidden/>
              </w:rPr>
              <w:fldChar w:fldCharType="end"/>
            </w:r>
          </w:hyperlink>
        </w:p>
        <w:p w14:paraId="562B61D9" w14:textId="6DC96AF5" w:rsidR="003D1C09" w:rsidRPr="003D1C09" w:rsidRDefault="0065577B">
          <w:pPr>
            <w:pStyle w:val="TOC1"/>
            <w:rPr>
              <w:rFonts w:asciiTheme="minorHAnsi" w:eastAsiaTheme="minorEastAsia" w:hAnsiTheme="minorHAnsi" w:cstheme="minorBidi"/>
              <w:noProof/>
              <w:sz w:val="22"/>
              <w:szCs w:val="22"/>
              <w:lang w:eastAsia="en-US"/>
            </w:rPr>
          </w:pPr>
          <w:hyperlink w:anchor="_Toc106036770" w:history="1">
            <w:r w:rsidR="003D1C09" w:rsidRPr="003D1C09">
              <w:rPr>
                <w:rStyle w:val="Hyperlink"/>
                <w:noProof/>
              </w:rPr>
              <w:t>Chương 7: THIẾT KẾ GIAO DIỆN</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_Toc106036770 \h </w:instrText>
            </w:r>
            <w:r w:rsidR="003D1C09" w:rsidRPr="003D1C09">
              <w:rPr>
                <w:noProof/>
                <w:webHidden/>
              </w:rPr>
            </w:r>
            <w:r w:rsidR="003D1C09" w:rsidRPr="003D1C09">
              <w:rPr>
                <w:noProof/>
                <w:webHidden/>
              </w:rPr>
              <w:fldChar w:fldCharType="separate"/>
            </w:r>
            <w:r w:rsidR="008B2009">
              <w:rPr>
                <w:noProof/>
                <w:webHidden/>
              </w:rPr>
              <w:t>49</w:t>
            </w:r>
            <w:r w:rsidR="003D1C09" w:rsidRPr="003D1C09">
              <w:rPr>
                <w:noProof/>
                <w:webHidden/>
              </w:rPr>
              <w:fldChar w:fldCharType="end"/>
            </w:r>
          </w:hyperlink>
        </w:p>
        <w:p w14:paraId="5955A350" w14:textId="59611BD3"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71" w:history="1">
            <w:r w:rsidR="003D1C09" w:rsidRPr="003D1C09">
              <w:rPr>
                <w:rStyle w:val="Hyperlink"/>
                <w:b w:val="0"/>
                <w:bCs w:val="0"/>
              </w:rPr>
              <w:t>7.1.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Sơ đồ liên kết các màn hình</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_Toc106036771 \h </w:instrText>
            </w:r>
            <w:r w:rsidR="003D1C09" w:rsidRPr="003D1C09">
              <w:rPr>
                <w:b w:val="0"/>
                <w:bCs w:val="0"/>
                <w:webHidden/>
              </w:rPr>
            </w:r>
            <w:r w:rsidR="003D1C09" w:rsidRPr="003D1C09">
              <w:rPr>
                <w:b w:val="0"/>
                <w:bCs w:val="0"/>
                <w:webHidden/>
              </w:rPr>
              <w:fldChar w:fldCharType="separate"/>
            </w:r>
            <w:r w:rsidR="008B2009">
              <w:rPr>
                <w:b w:val="0"/>
                <w:bCs w:val="0"/>
                <w:webHidden/>
              </w:rPr>
              <w:t>49</w:t>
            </w:r>
            <w:r w:rsidR="003D1C09" w:rsidRPr="003D1C09">
              <w:rPr>
                <w:b w:val="0"/>
                <w:bCs w:val="0"/>
                <w:webHidden/>
              </w:rPr>
              <w:fldChar w:fldCharType="end"/>
            </w:r>
          </w:hyperlink>
        </w:p>
        <w:p w14:paraId="456719F7" w14:textId="19F37F8A"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72" w:history="1">
            <w:r w:rsidR="003D1C09" w:rsidRPr="003D1C09">
              <w:rPr>
                <w:rStyle w:val="Hyperlink"/>
                <w:b w:val="0"/>
                <w:bCs w:val="0"/>
              </w:rPr>
              <w:t>7.2.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Danh sách các màn hình</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_Toc106036772 \h </w:instrText>
            </w:r>
            <w:r w:rsidR="003D1C09" w:rsidRPr="003D1C09">
              <w:rPr>
                <w:b w:val="0"/>
                <w:bCs w:val="0"/>
                <w:webHidden/>
              </w:rPr>
            </w:r>
            <w:r w:rsidR="003D1C09" w:rsidRPr="003D1C09">
              <w:rPr>
                <w:b w:val="0"/>
                <w:bCs w:val="0"/>
                <w:webHidden/>
              </w:rPr>
              <w:fldChar w:fldCharType="separate"/>
            </w:r>
            <w:r w:rsidR="008B2009">
              <w:rPr>
                <w:b w:val="0"/>
                <w:bCs w:val="0"/>
                <w:webHidden/>
              </w:rPr>
              <w:t>49</w:t>
            </w:r>
            <w:r w:rsidR="003D1C09" w:rsidRPr="003D1C09">
              <w:rPr>
                <w:b w:val="0"/>
                <w:bCs w:val="0"/>
                <w:webHidden/>
              </w:rPr>
              <w:fldChar w:fldCharType="end"/>
            </w:r>
          </w:hyperlink>
        </w:p>
        <w:p w14:paraId="1F5BF3C5" w14:textId="526DD164"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73" w:history="1">
            <w:r w:rsidR="003D1C09" w:rsidRPr="003D1C09">
              <w:rPr>
                <w:rStyle w:val="Hyperlink"/>
                <w:b w:val="0"/>
                <w:bCs w:val="0"/>
              </w:rPr>
              <w:t>7.3.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Mô tả các màn hình</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_Toc106036773 \h </w:instrText>
            </w:r>
            <w:r w:rsidR="003D1C09" w:rsidRPr="003D1C09">
              <w:rPr>
                <w:b w:val="0"/>
                <w:bCs w:val="0"/>
                <w:webHidden/>
              </w:rPr>
            </w:r>
            <w:r w:rsidR="003D1C09" w:rsidRPr="003D1C09">
              <w:rPr>
                <w:b w:val="0"/>
                <w:bCs w:val="0"/>
                <w:webHidden/>
              </w:rPr>
              <w:fldChar w:fldCharType="separate"/>
            </w:r>
            <w:r w:rsidR="008B2009">
              <w:rPr>
                <w:b w:val="0"/>
                <w:bCs w:val="0"/>
                <w:webHidden/>
              </w:rPr>
              <w:t>50</w:t>
            </w:r>
            <w:r w:rsidR="003D1C09" w:rsidRPr="003D1C09">
              <w:rPr>
                <w:b w:val="0"/>
                <w:bCs w:val="0"/>
                <w:webHidden/>
              </w:rPr>
              <w:fldChar w:fldCharType="end"/>
            </w:r>
          </w:hyperlink>
        </w:p>
        <w:p w14:paraId="25A39AA5" w14:textId="53D8737F"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74" w:history="1">
            <w:r w:rsidR="003D1C09" w:rsidRPr="003D1C09">
              <w:rPr>
                <w:rStyle w:val="Hyperlink"/>
                <w:b w:val="0"/>
                <w:bCs w:val="0"/>
              </w:rPr>
              <w:t>7.3.1.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Màn hình chọn phương thức đăng nhập hoặc đăng ký</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_Toc106036774 \h </w:instrText>
            </w:r>
            <w:r w:rsidR="003D1C09" w:rsidRPr="003D1C09">
              <w:rPr>
                <w:b w:val="0"/>
                <w:bCs w:val="0"/>
                <w:webHidden/>
              </w:rPr>
            </w:r>
            <w:r w:rsidR="003D1C09" w:rsidRPr="003D1C09">
              <w:rPr>
                <w:b w:val="0"/>
                <w:bCs w:val="0"/>
                <w:webHidden/>
              </w:rPr>
              <w:fldChar w:fldCharType="separate"/>
            </w:r>
            <w:r w:rsidR="008B2009">
              <w:rPr>
                <w:b w:val="0"/>
                <w:bCs w:val="0"/>
                <w:webHidden/>
              </w:rPr>
              <w:t>50</w:t>
            </w:r>
            <w:r w:rsidR="003D1C09" w:rsidRPr="003D1C09">
              <w:rPr>
                <w:b w:val="0"/>
                <w:bCs w:val="0"/>
                <w:webHidden/>
              </w:rPr>
              <w:fldChar w:fldCharType="end"/>
            </w:r>
          </w:hyperlink>
        </w:p>
        <w:p w14:paraId="107069C3" w14:textId="1EA7A046"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75" w:history="1">
            <w:r w:rsidR="003D1C09" w:rsidRPr="003D1C09">
              <w:rPr>
                <w:rStyle w:val="Hyperlink"/>
                <w:b w:val="0"/>
                <w:bCs w:val="0"/>
              </w:rPr>
              <w:t>7.3.2.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Màn hình đăng nhập</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_Toc106036775 \h </w:instrText>
            </w:r>
            <w:r w:rsidR="003D1C09" w:rsidRPr="003D1C09">
              <w:rPr>
                <w:b w:val="0"/>
                <w:bCs w:val="0"/>
                <w:webHidden/>
              </w:rPr>
            </w:r>
            <w:r w:rsidR="003D1C09" w:rsidRPr="003D1C09">
              <w:rPr>
                <w:b w:val="0"/>
                <w:bCs w:val="0"/>
                <w:webHidden/>
              </w:rPr>
              <w:fldChar w:fldCharType="separate"/>
            </w:r>
            <w:r w:rsidR="008B2009">
              <w:rPr>
                <w:b w:val="0"/>
                <w:bCs w:val="0"/>
                <w:webHidden/>
              </w:rPr>
              <w:t>50</w:t>
            </w:r>
            <w:r w:rsidR="003D1C09" w:rsidRPr="003D1C09">
              <w:rPr>
                <w:b w:val="0"/>
                <w:bCs w:val="0"/>
                <w:webHidden/>
              </w:rPr>
              <w:fldChar w:fldCharType="end"/>
            </w:r>
          </w:hyperlink>
        </w:p>
        <w:p w14:paraId="43960BB2" w14:textId="17029FC0"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76" w:history="1">
            <w:r w:rsidR="003D1C09" w:rsidRPr="003D1C09">
              <w:rPr>
                <w:rStyle w:val="Hyperlink"/>
                <w:b w:val="0"/>
                <w:bCs w:val="0"/>
              </w:rPr>
              <w:t>7.3.3.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Màn hình quên mật khẩu</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_Toc106036776 \h </w:instrText>
            </w:r>
            <w:r w:rsidR="003D1C09" w:rsidRPr="003D1C09">
              <w:rPr>
                <w:b w:val="0"/>
                <w:bCs w:val="0"/>
                <w:webHidden/>
              </w:rPr>
            </w:r>
            <w:r w:rsidR="003D1C09" w:rsidRPr="003D1C09">
              <w:rPr>
                <w:b w:val="0"/>
                <w:bCs w:val="0"/>
                <w:webHidden/>
              </w:rPr>
              <w:fldChar w:fldCharType="separate"/>
            </w:r>
            <w:r w:rsidR="008B2009">
              <w:rPr>
                <w:b w:val="0"/>
                <w:bCs w:val="0"/>
                <w:webHidden/>
              </w:rPr>
              <w:t>51</w:t>
            </w:r>
            <w:r w:rsidR="003D1C09" w:rsidRPr="003D1C09">
              <w:rPr>
                <w:b w:val="0"/>
                <w:bCs w:val="0"/>
                <w:webHidden/>
              </w:rPr>
              <w:fldChar w:fldCharType="end"/>
            </w:r>
          </w:hyperlink>
        </w:p>
        <w:p w14:paraId="6E4B8BCB" w14:textId="419719DD"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77" w:history="1">
            <w:r w:rsidR="003D1C09" w:rsidRPr="003D1C09">
              <w:rPr>
                <w:rStyle w:val="Hyperlink"/>
                <w:b w:val="0"/>
                <w:bCs w:val="0"/>
              </w:rPr>
              <w:t>7.3.4.</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Các màn hình đăng ký</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_Toc106036777 \h </w:instrText>
            </w:r>
            <w:r w:rsidR="003D1C09" w:rsidRPr="003D1C09">
              <w:rPr>
                <w:b w:val="0"/>
                <w:bCs w:val="0"/>
                <w:webHidden/>
              </w:rPr>
            </w:r>
            <w:r w:rsidR="003D1C09" w:rsidRPr="003D1C09">
              <w:rPr>
                <w:b w:val="0"/>
                <w:bCs w:val="0"/>
                <w:webHidden/>
              </w:rPr>
              <w:fldChar w:fldCharType="separate"/>
            </w:r>
            <w:r w:rsidR="008B2009">
              <w:rPr>
                <w:b w:val="0"/>
                <w:bCs w:val="0"/>
                <w:webHidden/>
              </w:rPr>
              <w:t>52</w:t>
            </w:r>
            <w:r w:rsidR="003D1C09" w:rsidRPr="003D1C09">
              <w:rPr>
                <w:b w:val="0"/>
                <w:bCs w:val="0"/>
                <w:webHidden/>
              </w:rPr>
              <w:fldChar w:fldCharType="end"/>
            </w:r>
          </w:hyperlink>
        </w:p>
        <w:p w14:paraId="633EECAC" w14:textId="02F9C74D"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78" w:history="1">
            <w:r w:rsidR="003D1C09" w:rsidRPr="003D1C09">
              <w:rPr>
                <w:rStyle w:val="Hyperlink"/>
                <w:b w:val="0"/>
                <w:bCs w:val="0"/>
              </w:rPr>
              <w:t>7.3.5.</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Màn hình trang chủ</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_Toc106036778 \h </w:instrText>
            </w:r>
            <w:r w:rsidR="003D1C09" w:rsidRPr="003D1C09">
              <w:rPr>
                <w:b w:val="0"/>
                <w:bCs w:val="0"/>
                <w:webHidden/>
              </w:rPr>
            </w:r>
            <w:r w:rsidR="003D1C09" w:rsidRPr="003D1C09">
              <w:rPr>
                <w:b w:val="0"/>
                <w:bCs w:val="0"/>
                <w:webHidden/>
              </w:rPr>
              <w:fldChar w:fldCharType="separate"/>
            </w:r>
            <w:r w:rsidR="008B2009">
              <w:rPr>
                <w:b w:val="0"/>
                <w:bCs w:val="0"/>
                <w:webHidden/>
              </w:rPr>
              <w:t>53</w:t>
            </w:r>
            <w:r w:rsidR="003D1C09" w:rsidRPr="003D1C09">
              <w:rPr>
                <w:b w:val="0"/>
                <w:bCs w:val="0"/>
                <w:webHidden/>
              </w:rPr>
              <w:fldChar w:fldCharType="end"/>
            </w:r>
          </w:hyperlink>
        </w:p>
        <w:p w14:paraId="000A5B21" w14:textId="404AD4C0"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79" w:history="1">
            <w:r w:rsidR="003D1C09" w:rsidRPr="003D1C09">
              <w:rPr>
                <w:rStyle w:val="Hyperlink"/>
                <w:b w:val="0"/>
                <w:bCs w:val="0"/>
              </w:rPr>
              <w:t>7.3.6.</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Màn hình danh sách bài hát</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_Toc106036779 \h </w:instrText>
            </w:r>
            <w:r w:rsidR="003D1C09" w:rsidRPr="003D1C09">
              <w:rPr>
                <w:b w:val="0"/>
                <w:bCs w:val="0"/>
                <w:webHidden/>
              </w:rPr>
            </w:r>
            <w:r w:rsidR="003D1C09" w:rsidRPr="003D1C09">
              <w:rPr>
                <w:b w:val="0"/>
                <w:bCs w:val="0"/>
                <w:webHidden/>
              </w:rPr>
              <w:fldChar w:fldCharType="separate"/>
            </w:r>
            <w:r w:rsidR="008B2009">
              <w:rPr>
                <w:b w:val="0"/>
                <w:bCs w:val="0"/>
                <w:webHidden/>
              </w:rPr>
              <w:t>53</w:t>
            </w:r>
            <w:r w:rsidR="003D1C09" w:rsidRPr="003D1C09">
              <w:rPr>
                <w:b w:val="0"/>
                <w:bCs w:val="0"/>
                <w:webHidden/>
              </w:rPr>
              <w:fldChar w:fldCharType="end"/>
            </w:r>
          </w:hyperlink>
        </w:p>
        <w:p w14:paraId="2856AFE5" w14:textId="09BC6514"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80" w:history="1">
            <w:r w:rsidR="003D1C09" w:rsidRPr="003D1C09">
              <w:rPr>
                <w:rStyle w:val="Hyperlink"/>
                <w:b w:val="0"/>
                <w:bCs w:val="0"/>
              </w:rPr>
              <w:t>7.3.7.</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Màn hình tìm kiếm</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_Toc106036780 \h </w:instrText>
            </w:r>
            <w:r w:rsidR="003D1C09" w:rsidRPr="003D1C09">
              <w:rPr>
                <w:b w:val="0"/>
                <w:bCs w:val="0"/>
                <w:webHidden/>
              </w:rPr>
            </w:r>
            <w:r w:rsidR="003D1C09" w:rsidRPr="003D1C09">
              <w:rPr>
                <w:b w:val="0"/>
                <w:bCs w:val="0"/>
                <w:webHidden/>
              </w:rPr>
              <w:fldChar w:fldCharType="separate"/>
            </w:r>
            <w:r w:rsidR="008B2009">
              <w:rPr>
                <w:b w:val="0"/>
                <w:bCs w:val="0"/>
                <w:webHidden/>
              </w:rPr>
              <w:t>54</w:t>
            </w:r>
            <w:r w:rsidR="003D1C09" w:rsidRPr="003D1C09">
              <w:rPr>
                <w:b w:val="0"/>
                <w:bCs w:val="0"/>
                <w:webHidden/>
              </w:rPr>
              <w:fldChar w:fldCharType="end"/>
            </w:r>
          </w:hyperlink>
        </w:p>
        <w:p w14:paraId="20A6B2CB" w14:textId="5A04AA5C" w:rsidR="003D1C09" w:rsidRPr="003D1C09" w:rsidRDefault="0065577B">
          <w:pPr>
            <w:pStyle w:val="TOC3"/>
            <w:rPr>
              <w:rFonts w:asciiTheme="minorHAnsi" w:eastAsiaTheme="minorEastAsia" w:hAnsiTheme="minorHAnsi" w:cstheme="minorBidi"/>
              <w:b w:val="0"/>
              <w:bCs w:val="0"/>
              <w:sz w:val="22"/>
              <w:szCs w:val="22"/>
              <w:lang w:eastAsia="en-US"/>
            </w:rPr>
          </w:pPr>
          <w:hyperlink w:anchor="_Toc106036781" w:history="1">
            <w:r w:rsidR="003D1C09" w:rsidRPr="003D1C09">
              <w:rPr>
                <w:rStyle w:val="Hyperlink"/>
                <w:b w:val="0"/>
                <w:bCs w:val="0"/>
              </w:rPr>
              <w:t>7.3.8.</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rPr>
              <w:t>Màn hình bài hát yêu thích</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_Toc106036781 \h </w:instrText>
            </w:r>
            <w:r w:rsidR="003D1C09" w:rsidRPr="003D1C09">
              <w:rPr>
                <w:b w:val="0"/>
                <w:bCs w:val="0"/>
                <w:webHidden/>
              </w:rPr>
            </w:r>
            <w:r w:rsidR="003D1C09" w:rsidRPr="003D1C09">
              <w:rPr>
                <w:b w:val="0"/>
                <w:bCs w:val="0"/>
                <w:webHidden/>
              </w:rPr>
              <w:fldChar w:fldCharType="separate"/>
            </w:r>
            <w:r w:rsidR="008B2009">
              <w:rPr>
                <w:b w:val="0"/>
                <w:bCs w:val="0"/>
                <w:webHidden/>
              </w:rPr>
              <w:t>55</w:t>
            </w:r>
            <w:r w:rsidR="003D1C09" w:rsidRPr="003D1C09">
              <w:rPr>
                <w:b w:val="0"/>
                <w:bCs w:val="0"/>
                <w:webHidden/>
              </w:rPr>
              <w:fldChar w:fldCharType="end"/>
            </w:r>
          </w:hyperlink>
        </w:p>
        <w:p w14:paraId="3625EB9D" w14:textId="5E32A0B9" w:rsidR="003D1C09" w:rsidRPr="003D1C09" w:rsidRDefault="0065577B">
          <w:pPr>
            <w:pStyle w:val="TOC1"/>
            <w:rPr>
              <w:rFonts w:asciiTheme="minorHAnsi" w:eastAsiaTheme="minorEastAsia" w:hAnsiTheme="minorHAnsi" w:cstheme="minorBidi"/>
              <w:noProof/>
              <w:sz w:val="22"/>
              <w:szCs w:val="22"/>
              <w:lang w:eastAsia="en-US"/>
            </w:rPr>
          </w:pPr>
          <w:hyperlink w:anchor="_Toc106036782" w:history="1">
            <w:r w:rsidR="003D1C09" w:rsidRPr="003D1C09">
              <w:rPr>
                <w:rStyle w:val="Hyperlink"/>
                <w:noProof/>
                <w:lang w:val="vi-VN"/>
              </w:rPr>
              <w:t>Chương 8: NHẬN XÉT VÀ KẾT LUẬN</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_Toc106036782 \h </w:instrText>
            </w:r>
            <w:r w:rsidR="003D1C09" w:rsidRPr="003D1C09">
              <w:rPr>
                <w:noProof/>
                <w:webHidden/>
              </w:rPr>
            </w:r>
            <w:r w:rsidR="003D1C09" w:rsidRPr="003D1C09">
              <w:rPr>
                <w:noProof/>
                <w:webHidden/>
              </w:rPr>
              <w:fldChar w:fldCharType="separate"/>
            </w:r>
            <w:r w:rsidR="008B2009">
              <w:rPr>
                <w:noProof/>
                <w:webHidden/>
              </w:rPr>
              <w:t>58</w:t>
            </w:r>
            <w:r w:rsidR="003D1C09" w:rsidRPr="003D1C09">
              <w:rPr>
                <w:noProof/>
                <w:webHidden/>
              </w:rPr>
              <w:fldChar w:fldCharType="end"/>
            </w:r>
          </w:hyperlink>
        </w:p>
        <w:p w14:paraId="67CCC604" w14:textId="38FE5ECF"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83" w:history="1">
            <w:r w:rsidR="003D1C09" w:rsidRPr="003D1C09">
              <w:rPr>
                <w:rStyle w:val="Hyperlink"/>
                <w:b w:val="0"/>
                <w:bCs w:val="0"/>
                <w:lang w:val="vi-VN"/>
              </w:rPr>
              <w:t>8.1.</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Ưu điểm đồ án</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_Toc106036783 \h </w:instrText>
            </w:r>
            <w:r w:rsidR="003D1C09" w:rsidRPr="003D1C09">
              <w:rPr>
                <w:b w:val="0"/>
                <w:bCs w:val="0"/>
                <w:webHidden/>
              </w:rPr>
            </w:r>
            <w:r w:rsidR="003D1C09" w:rsidRPr="003D1C09">
              <w:rPr>
                <w:b w:val="0"/>
                <w:bCs w:val="0"/>
                <w:webHidden/>
              </w:rPr>
              <w:fldChar w:fldCharType="separate"/>
            </w:r>
            <w:r w:rsidR="008B2009">
              <w:rPr>
                <w:b w:val="0"/>
                <w:bCs w:val="0"/>
                <w:webHidden/>
              </w:rPr>
              <w:t>58</w:t>
            </w:r>
            <w:r w:rsidR="003D1C09" w:rsidRPr="003D1C09">
              <w:rPr>
                <w:b w:val="0"/>
                <w:bCs w:val="0"/>
                <w:webHidden/>
              </w:rPr>
              <w:fldChar w:fldCharType="end"/>
            </w:r>
          </w:hyperlink>
        </w:p>
        <w:p w14:paraId="35D57B71" w14:textId="2A0B043F"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84" w:history="1">
            <w:r w:rsidR="003D1C09" w:rsidRPr="003D1C09">
              <w:rPr>
                <w:rStyle w:val="Hyperlink"/>
                <w:b w:val="0"/>
                <w:bCs w:val="0"/>
                <w:lang w:val="vi-VN"/>
              </w:rPr>
              <w:t>8.2.</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Hạn chế của đồ án</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_Toc106036784 \h </w:instrText>
            </w:r>
            <w:r w:rsidR="003D1C09" w:rsidRPr="003D1C09">
              <w:rPr>
                <w:b w:val="0"/>
                <w:bCs w:val="0"/>
                <w:webHidden/>
              </w:rPr>
            </w:r>
            <w:r w:rsidR="003D1C09" w:rsidRPr="003D1C09">
              <w:rPr>
                <w:b w:val="0"/>
                <w:bCs w:val="0"/>
                <w:webHidden/>
              </w:rPr>
              <w:fldChar w:fldCharType="separate"/>
            </w:r>
            <w:r w:rsidR="008B2009">
              <w:rPr>
                <w:b w:val="0"/>
                <w:bCs w:val="0"/>
                <w:webHidden/>
              </w:rPr>
              <w:t>58</w:t>
            </w:r>
            <w:r w:rsidR="003D1C09" w:rsidRPr="003D1C09">
              <w:rPr>
                <w:b w:val="0"/>
                <w:bCs w:val="0"/>
                <w:webHidden/>
              </w:rPr>
              <w:fldChar w:fldCharType="end"/>
            </w:r>
          </w:hyperlink>
        </w:p>
        <w:p w14:paraId="59ED7EC8" w14:textId="5F8A71C1" w:rsidR="003D1C09" w:rsidRPr="003D1C09" w:rsidRDefault="0065577B">
          <w:pPr>
            <w:pStyle w:val="TOC2"/>
            <w:rPr>
              <w:rFonts w:asciiTheme="minorHAnsi" w:eastAsiaTheme="minorEastAsia" w:hAnsiTheme="minorHAnsi" w:cstheme="minorBidi"/>
              <w:b w:val="0"/>
              <w:bCs w:val="0"/>
              <w:sz w:val="22"/>
              <w:szCs w:val="22"/>
              <w:lang w:eastAsia="en-US"/>
            </w:rPr>
          </w:pPr>
          <w:hyperlink w:anchor="_Toc106036785" w:history="1">
            <w:r w:rsidR="003D1C09" w:rsidRPr="003D1C09">
              <w:rPr>
                <w:rStyle w:val="Hyperlink"/>
                <w:b w:val="0"/>
                <w:bCs w:val="0"/>
                <w:lang w:val="vi-VN"/>
              </w:rPr>
              <w:t>8.3.</w:t>
            </w:r>
            <w:r w:rsidR="003D1C09" w:rsidRPr="003D1C09">
              <w:rPr>
                <w:rFonts w:asciiTheme="minorHAnsi" w:eastAsiaTheme="minorEastAsia" w:hAnsiTheme="minorHAnsi" w:cstheme="minorBidi"/>
                <w:b w:val="0"/>
                <w:bCs w:val="0"/>
                <w:sz w:val="22"/>
                <w:szCs w:val="22"/>
                <w:lang w:eastAsia="en-US"/>
              </w:rPr>
              <w:tab/>
            </w:r>
            <w:r w:rsidR="003D1C09" w:rsidRPr="003D1C09">
              <w:rPr>
                <w:rStyle w:val="Hyperlink"/>
                <w:b w:val="0"/>
                <w:bCs w:val="0"/>
                <w:lang w:val="vi-VN"/>
              </w:rPr>
              <w:t>Hướng phát triển của đồ án</w:t>
            </w:r>
            <w:r w:rsidR="003D1C09" w:rsidRPr="003D1C09">
              <w:rPr>
                <w:b w:val="0"/>
                <w:bCs w:val="0"/>
                <w:webHidden/>
              </w:rPr>
              <w:tab/>
            </w:r>
            <w:r w:rsidR="003D1C09" w:rsidRPr="003D1C09">
              <w:rPr>
                <w:b w:val="0"/>
                <w:bCs w:val="0"/>
                <w:webHidden/>
              </w:rPr>
              <w:fldChar w:fldCharType="begin"/>
            </w:r>
            <w:r w:rsidR="003D1C09" w:rsidRPr="003D1C09">
              <w:rPr>
                <w:b w:val="0"/>
                <w:bCs w:val="0"/>
                <w:webHidden/>
              </w:rPr>
              <w:instrText xml:space="preserve"> PAGEREF _Toc106036785 \h </w:instrText>
            </w:r>
            <w:r w:rsidR="003D1C09" w:rsidRPr="003D1C09">
              <w:rPr>
                <w:b w:val="0"/>
                <w:bCs w:val="0"/>
                <w:webHidden/>
              </w:rPr>
            </w:r>
            <w:r w:rsidR="003D1C09" w:rsidRPr="003D1C09">
              <w:rPr>
                <w:b w:val="0"/>
                <w:bCs w:val="0"/>
                <w:webHidden/>
              </w:rPr>
              <w:fldChar w:fldCharType="separate"/>
            </w:r>
            <w:r w:rsidR="008B2009">
              <w:rPr>
                <w:b w:val="0"/>
                <w:bCs w:val="0"/>
                <w:webHidden/>
              </w:rPr>
              <w:t>58</w:t>
            </w:r>
            <w:r w:rsidR="003D1C09" w:rsidRPr="003D1C09">
              <w:rPr>
                <w:b w:val="0"/>
                <w:bCs w:val="0"/>
                <w:webHidden/>
              </w:rPr>
              <w:fldChar w:fldCharType="end"/>
            </w:r>
          </w:hyperlink>
        </w:p>
        <w:p w14:paraId="0725AB9B" w14:textId="34CA0BAB" w:rsidR="003D1C09" w:rsidRDefault="0065577B">
          <w:pPr>
            <w:pStyle w:val="TOC1"/>
            <w:rPr>
              <w:rFonts w:asciiTheme="minorHAnsi" w:eastAsiaTheme="minorEastAsia" w:hAnsiTheme="minorHAnsi" w:cstheme="minorBidi"/>
              <w:noProof/>
              <w:sz w:val="22"/>
              <w:szCs w:val="22"/>
              <w:lang w:eastAsia="en-US"/>
            </w:rPr>
          </w:pPr>
          <w:hyperlink w:anchor="_Toc106036786" w:history="1">
            <w:r w:rsidR="003D1C09" w:rsidRPr="003D1C09">
              <w:rPr>
                <w:rStyle w:val="Hyperlink"/>
                <w:noProof/>
              </w:rPr>
              <w:t>Tài</w:t>
            </w:r>
            <w:r w:rsidR="003D1C09" w:rsidRPr="003D1C09">
              <w:rPr>
                <w:rStyle w:val="Hyperlink"/>
                <w:noProof/>
                <w:lang w:val="vi-VN"/>
              </w:rPr>
              <w:t xml:space="preserve"> liệu tham khảo</w:t>
            </w:r>
            <w:r w:rsidR="003D1C09" w:rsidRPr="003D1C09">
              <w:rPr>
                <w:noProof/>
                <w:webHidden/>
              </w:rPr>
              <w:tab/>
            </w:r>
            <w:r w:rsidR="003D1C09" w:rsidRPr="003D1C09">
              <w:rPr>
                <w:noProof/>
                <w:webHidden/>
              </w:rPr>
              <w:fldChar w:fldCharType="begin"/>
            </w:r>
            <w:r w:rsidR="003D1C09" w:rsidRPr="003D1C09">
              <w:rPr>
                <w:noProof/>
                <w:webHidden/>
              </w:rPr>
              <w:instrText xml:space="preserve"> PAGEREF _Toc106036786 \h </w:instrText>
            </w:r>
            <w:r w:rsidR="003D1C09" w:rsidRPr="003D1C09">
              <w:rPr>
                <w:noProof/>
                <w:webHidden/>
              </w:rPr>
            </w:r>
            <w:r w:rsidR="003D1C09" w:rsidRPr="003D1C09">
              <w:rPr>
                <w:noProof/>
                <w:webHidden/>
              </w:rPr>
              <w:fldChar w:fldCharType="separate"/>
            </w:r>
            <w:r w:rsidR="008B2009">
              <w:rPr>
                <w:noProof/>
                <w:webHidden/>
              </w:rPr>
              <w:t>59</w:t>
            </w:r>
            <w:r w:rsidR="003D1C09" w:rsidRPr="003D1C09">
              <w:rPr>
                <w:noProof/>
                <w:webHidden/>
              </w:rPr>
              <w:fldChar w:fldCharType="end"/>
            </w:r>
          </w:hyperlink>
        </w:p>
        <w:p w14:paraId="05D3314C" w14:textId="53B58A8E" w:rsidR="00AF244A" w:rsidRDefault="00AF244A">
          <w:r>
            <w:rPr>
              <w:b/>
              <w:bCs/>
              <w:noProof/>
            </w:rPr>
            <w:fldChar w:fldCharType="end"/>
          </w:r>
        </w:p>
      </w:sdtContent>
    </w:sdt>
    <w:p w14:paraId="13ECFF19" w14:textId="3ADAEC87" w:rsidR="007771B9" w:rsidRPr="007771B9" w:rsidRDefault="00AF244A" w:rsidP="003152D7">
      <w:pPr>
        <w:rPr>
          <w:b/>
          <w:lang w:val="vi-VN"/>
        </w:rPr>
      </w:pPr>
      <w:r>
        <w:rPr>
          <w:b/>
          <w:bCs/>
          <w:lang w:val="vi-VN"/>
        </w:rPr>
        <w:br w:type="page"/>
      </w:r>
    </w:p>
    <w:p w14:paraId="72A4FB17" w14:textId="2B152AEC" w:rsidR="00405EDD" w:rsidRPr="00AF244A" w:rsidRDefault="00405EDD" w:rsidP="00405EDD">
      <w:pPr>
        <w:pStyle w:val="Heading1"/>
        <w:rPr>
          <w:sz w:val="32"/>
          <w:szCs w:val="32"/>
        </w:rPr>
      </w:pPr>
      <w:bookmarkStart w:id="15" w:name="_Toc106007738"/>
      <w:bookmarkStart w:id="16" w:name="_Toc106013342"/>
      <w:bookmarkStart w:id="17" w:name="_Toc106036702"/>
      <w:r w:rsidRPr="00AF244A">
        <w:rPr>
          <w:sz w:val="32"/>
          <w:szCs w:val="32"/>
        </w:rPr>
        <w:lastRenderedPageBreak/>
        <w:t xml:space="preserve">Chương 1: </w:t>
      </w:r>
      <w:r w:rsidR="00BE1E59" w:rsidRPr="00AF244A">
        <w:rPr>
          <w:sz w:val="32"/>
          <w:szCs w:val="32"/>
        </w:rPr>
        <w:t>GIỚI THIỆU ĐỀ TÀI</w:t>
      </w:r>
      <w:bookmarkEnd w:id="15"/>
      <w:bookmarkEnd w:id="16"/>
      <w:bookmarkEnd w:id="17"/>
    </w:p>
    <w:p w14:paraId="3E418649" w14:textId="2AB6EF2B" w:rsidR="00405EDD" w:rsidRPr="00AF244A" w:rsidRDefault="00841226" w:rsidP="00F81291">
      <w:pPr>
        <w:pStyle w:val="ListParagraph"/>
        <w:numPr>
          <w:ilvl w:val="1"/>
          <w:numId w:val="31"/>
        </w:numPr>
        <w:outlineLvl w:val="1"/>
        <w:rPr>
          <w:b/>
        </w:rPr>
      </w:pPr>
      <w:bookmarkStart w:id="18" w:name="_Toc106007739"/>
      <w:bookmarkStart w:id="19" w:name="_Toc106013343"/>
      <w:bookmarkStart w:id="20" w:name="_Toc106036703"/>
      <w:r w:rsidRPr="00AF244A">
        <w:rPr>
          <w:b/>
        </w:rPr>
        <w:t>Giới thiệu đề tài</w:t>
      </w:r>
      <w:bookmarkEnd w:id="18"/>
      <w:bookmarkEnd w:id="19"/>
      <w:bookmarkEnd w:id="20"/>
    </w:p>
    <w:p w14:paraId="72C96BC5" w14:textId="77777777" w:rsidR="00405EDD" w:rsidRPr="00ED251C" w:rsidRDefault="00405EDD" w:rsidP="00F81482">
      <w:pPr>
        <w:jc w:val="both"/>
        <w:rPr>
          <w:color w:val="333333"/>
          <w:sz w:val="26"/>
          <w:szCs w:val="26"/>
          <w:shd w:val="clear" w:color="auto" w:fill="FFFFFF"/>
        </w:rPr>
      </w:pPr>
      <w:r w:rsidRPr="00ED251C">
        <w:rPr>
          <w:color w:val="333333"/>
          <w:sz w:val="26"/>
          <w:szCs w:val="26"/>
          <w:shd w:val="clear" w:color="auto" w:fill="FFFFFF"/>
        </w:rPr>
        <w:t>Công nghệ đã thay đổi cách chúng ta sống và tương tác với những người khác theo nhiều cách. Ngày này công nghệ dường như là một phần không thể thiếu trong cuộc sống của mỗi chúng ta. Nó đem đến cho ta vô số những lợi ích làm cho cuộc sống trở nên dễ dàng và vui vẻ hơn. Công nghệ luôn luôn thay đổi mang đến cho ta cảm giác mới mẻ. Một trong những thay đổi đáng chú ý nhất là cách mà âm nhạc được truyền tải đến người nghe. Sự ra đời và sự gia tăng của các dịch vụ phát trực tuyến mang đến cho người nghe cơ hội thưởng thức âm nhạc của họ bất cứ khi nào và bất cứ nơi nào họ muốn. Truyền phát nhạc cũng có giá cả phải chăng hơn cho những người hâm mộ thích nghe nhiều thể loại. Bạn không cần phải dừng lại ở một cửa hàng âm nhạc đặc biệt để chọn album mới nhất từ ​​nghệ sĩ yêu thích của bạn. Thay vào đó, bạn có thể kéo nó lên ngay lập tức trên điện thoại thông minh hoặc máy tính xách tay.</w:t>
      </w:r>
    </w:p>
    <w:p w14:paraId="343848D2" w14:textId="77777777" w:rsidR="00405EDD" w:rsidRPr="00ED251C" w:rsidRDefault="00405EDD" w:rsidP="00F81482">
      <w:pPr>
        <w:jc w:val="both"/>
        <w:rPr>
          <w:color w:val="333333"/>
          <w:sz w:val="26"/>
          <w:szCs w:val="26"/>
          <w:shd w:val="clear" w:color="auto" w:fill="FFFFFF"/>
        </w:rPr>
      </w:pPr>
      <w:r w:rsidRPr="00ED251C">
        <w:rPr>
          <w:color w:val="333333"/>
          <w:sz w:val="26"/>
          <w:szCs w:val="26"/>
          <w:shd w:val="clear" w:color="auto" w:fill="FFFFFF"/>
        </w:rPr>
        <w:t xml:space="preserve">Theo một khảo sát mới đây của Q&amp;Me, 75% số người được khảo sát nghe nhạc hàng ngày, và là hình thức giải trí chính. 57% nghe vài lần một ngày, 19% nghe một lần một ngày, 12% nghe 4 – 6 lần/một tuần. Về hành vi nghe nhạc của người Việt Nam, khảo sát được thực hiện với 1.500 người từ độ tuổi 18 tới 44. Theo kết quả khảo sát, nghe nhạc là phương thức giải trí phổ biến nhất, các kênh nghe nhạc cũng trở nên linh hoạt và đa dạng hơn nhờ vào kết nối mạng ngày càng trở nên rộng rãi.  </w:t>
      </w:r>
      <w:r w:rsidRPr="00ED251C">
        <w:rPr>
          <w:color w:val="33302E"/>
          <w:sz w:val="26"/>
          <w:szCs w:val="26"/>
          <w:shd w:val="clear" w:color="auto" w:fill="FFFFFF"/>
        </w:rPr>
        <w:t>Việc sử dụng các thiết bị điện tử để nghe nhạc cũng làm thay đổi thói quen lựa chọn kênh để nghe nhạc của người Việt. YouTube hẳn nhiên là kênh được nhiều người sử dụng nhất chiếm tới 86%, sau đó là Zing với 59%, Nhaccuatui chiếm 34%, Facebook chiếm 23%, Spotify một ứng dụng có bản quyền, người dùng phải trả tiền nổi lên ở Việt Nam khoảng 3 năm nay chiêm 14%, Apple chiếm 8%, sau đó là một số ứng dụng khác chiếm dưới 5%.</w:t>
      </w:r>
    </w:p>
    <w:p w14:paraId="6E4E7BA0" w14:textId="77777777" w:rsidR="00405EDD" w:rsidRPr="00ED251C" w:rsidRDefault="00405EDD" w:rsidP="00F81482">
      <w:pPr>
        <w:jc w:val="both"/>
        <w:rPr>
          <w:color w:val="333333"/>
          <w:sz w:val="26"/>
          <w:szCs w:val="26"/>
          <w:shd w:val="clear" w:color="auto" w:fill="FFFFFF"/>
        </w:rPr>
      </w:pPr>
      <w:r w:rsidRPr="00ED251C">
        <w:rPr>
          <w:color w:val="333333"/>
          <w:sz w:val="26"/>
          <w:szCs w:val="26"/>
          <w:shd w:val="clear" w:color="auto" w:fill="FFFFFF"/>
        </w:rPr>
        <w:t>Điều gì khiến cho người sử dụng lựa chọn các ứng dụng để nghe nhạc? Ba yếu tố chính là chất lượng âm nhạc, sự đa dạng và việc cho tải xuống các bản nhạc là quan trọng nhất. Chất lượng âm nhạc là yếu tố hàng đầu được quan tâm chiếm tới 70%, sau đó là sự đa dạng của chủng loại âm nhạc chiếm tới 50%. Tuy hiện nay việc nghe nhạc online đã rất phổ biến, nhưng khả năng được tải nhạc, hay được nghe khi không kết nối cũng chiếm tới 43%. Tiếp theo đó là tính năng mang nhiều tính cá nhân hóa, tạo được danh sách nhạc cá nhân chiếm 26%, không hoặc ít quảng cáo chiếm 22%, tính phí hợp lý chiếm 18%, tốn ít dung lượng nghe nhạc chiếm 15% và cuối cùng là giao diện hấp dẫn chiếm 13%.</w:t>
      </w:r>
    </w:p>
    <w:p w14:paraId="53E99313" w14:textId="77777777" w:rsidR="00405EDD" w:rsidRPr="00ED251C" w:rsidRDefault="00405EDD" w:rsidP="00F81482">
      <w:pPr>
        <w:jc w:val="both"/>
        <w:rPr>
          <w:color w:val="333333"/>
          <w:sz w:val="26"/>
          <w:szCs w:val="26"/>
          <w:shd w:val="clear" w:color="auto" w:fill="FFFFFF"/>
        </w:rPr>
      </w:pPr>
      <w:r w:rsidRPr="00ED251C">
        <w:rPr>
          <w:color w:val="333333"/>
          <w:sz w:val="26"/>
          <w:szCs w:val="26"/>
          <w:shd w:val="clear" w:color="auto" w:fill="FFFFFF"/>
        </w:rPr>
        <w:t xml:space="preserve">Cuộc sống của con người đang ngày càng được “số hóa” và ứng dụng nhiều công nghệ hơn. Trong số các quốc gia Đông Nam Á, Indonesia và Việt Nam là hai thị trường có lượng người dùng cao nhất. Việt Nam có 61,3 triệu người dùng, nằm trong top 10 quốc gia có số lượng người dùng smartphone lớn nhất thế giới. Khi điện thoại thông minh được “phổ cập” </w:t>
      </w:r>
      <w:r w:rsidRPr="00ED251C">
        <w:rPr>
          <w:color w:val="333333"/>
          <w:sz w:val="26"/>
          <w:szCs w:val="26"/>
          <w:shd w:val="clear" w:color="auto" w:fill="FFFFFF"/>
        </w:rPr>
        <w:lastRenderedPageBreak/>
        <w:t>thì sự phát triển của Mobile App – Ứng dụng di động cũng là một điều tất yếu. Ngày càng có nhiều ứng dụng di động ra đời.</w:t>
      </w:r>
    </w:p>
    <w:p w14:paraId="42BC13BF" w14:textId="5F5068CB" w:rsidR="00405EDD" w:rsidRPr="00ED251C" w:rsidRDefault="00405EDD" w:rsidP="00F81482">
      <w:pPr>
        <w:jc w:val="both"/>
        <w:rPr>
          <w:color w:val="333333"/>
          <w:sz w:val="26"/>
          <w:szCs w:val="26"/>
          <w:shd w:val="clear" w:color="auto" w:fill="FFFFFF"/>
        </w:rPr>
      </w:pPr>
      <w:r w:rsidRPr="00ED251C">
        <w:rPr>
          <w:color w:val="333333"/>
          <w:sz w:val="26"/>
          <w:szCs w:val="26"/>
          <w:shd w:val="clear" w:color="auto" w:fill="FFFFFF"/>
        </w:rPr>
        <w:t xml:space="preserve">Nắm bắt được xu thế hiện nay và trên cơ sở các kiến thức được học trong nhà trường, nhóm em đã quyết định chọn đề tài “Xây dựng ứng dụng nghe nhạc trực tuyến” trên nền tảng Android. Người dùng chỉ cần các thao tác đơn giản trên điện thoại di động là có thể </w:t>
      </w:r>
      <w:r w:rsidR="003B37A6">
        <w:rPr>
          <w:color w:val="333333"/>
          <w:sz w:val="26"/>
          <w:szCs w:val="26"/>
          <w:shd w:val="clear" w:color="auto" w:fill="FFFFFF"/>
        </w:rPr>
        <w:t>trải</w:t>
      </w:r>
      <w:r w:rsidRPr="00ED251C">
        <w:rPr>
          <w:color w:val="333333"/>
          <w:sz w:val="26"/>
          <w:szCs w:val="26"/>
          <w:shd w:val="clear" w:color="auto" w:fill="FFFFFF"/>
        </w:rPr>
        <w:t xml:space="preserve"> nghiệm âm nhạc một cách vui vẻ.</w:t>
      </w:r>
    </w:p>
    <w:p w14:paraId="444E6A0B" w14:textId="4BCD64D9" w:rsidR="00405EDD" w:rsidRPr="00AF244A" w:rsidRDefault="000D5B25" w:rsidP="00F81291">
      <w:pPr>
        <w:pStyle w:val="ListParagraph"/>
        <w:numPr>
          <w:ilvl w:val="1"/>
          <w:numId w:val="31"/>
        </w:numPr>
        <w:spacing w:after="160" w:line="259" w:lineRule="auto"/>
        <w:jc w:val="left"/>
        <w:outlineLvl w:val="1"/>
        <w:rPr>
          <w:b/>
        </w:rPr>
      </w:pPr>
      <w:bookmarkStart w:id="21" w:name="_Toc106007740"/>
      <w:bookmarkStart w:id="22" w:name="_Toc106013344"/>
      <w:bookmarkStart w:id="23" w:name="_Toc106036704"/>
      <w:r w:rsidRPr="00AF244A">
        <w:rPr>
          <w:b/>
        </w:rPr>
        <w:t>Mục tiêu đề tài</w:t>
      </w:r>
      <w:bookmarkEnd w:id="21"/>
      <w:bookmarkEnd w:id="22"/>
      <w:bookmarkEnd w:id="23"/>
    </w:p>
    <w:p w14:paraId="0F46F1CE" w14:textId="3A3F0581" w:rsidR="00405EDD" w:rsidRPr="00404E87" w:rsidRDefault="00ED23AD" w:rsidP="00F81291">
      <w:pPr>
        <w:pStyle w:val="ListParagraph"/>
        <w:numPr>
          <w:ilvl w:val="2"/>
          <w:numId w:val="31"/>
        </w:numPr>
        <w:spacing w:after="160" w:line="259" w:lineRule="auto"/>
        <w:jc w:val="left"/>
        <w:outlineLvl w:val="1"/>
        <w:rPr>
          <w:b/>
          <w:bCs/>
        </w:rPr>
      </w:pPr>
      <w:bookmarkStart w:id="24" w:name="_Toc106007741"/>
      <w:bookmarkStart w:id="25" w:name="_Toc106013345"/>
      <w:bookmarkStart w:id="26" w:name="_Toc106036705"/>
      <w:r w:rsidRPr="00404E87">
        <w:rPr>
          <w:b/>
          <w:bCs/>
        </w:rPr>
        <w:t>Lý thuyết</w:t>
      </w:r>
      <w:bookmarkEnd w:id="24"/>
      <w:bookmarkEnd w:id="25"/>
      <w:bookmarkEnd w:id="26"/>
    </w:p>
    <w:p w14:paraId="2FB71C17" w14:textId="77777777" w:rsidR="00ED23AD" w:rsidRDefault="00ED23AD" w:rsidP="00ED23AD">
      <w:r>
        <w:t>-</w:t>
      </w:r>
      <w:r>
        <w:tab/>
        <w:t>Nghiên cứu lập trình trên hệ điều hành Android.</w:t>
      </w:r>
    </w:p>
    <w:p w14:paraId="1EBD774C" w14:textId="77777777" w:rsidR="00ED23AD" w:rsidRDefault="00ED23AD" w:rsidP="00ED23AD">
      <w:r>
        <w:t>-</w:t>
      </w:r>
      <w:r>
        <w:tab/>
        <w:t>Nghiên cứu ngôn ngữ lập trình Java.</w:t>
      </w:r>
    </w:p>
    <w:p w14:paraId="65966963" w14:textId="77777777" w:rsidR="00ED23AD" w:rsidRDefault="00ED23AD" w:rsidP="00ED23AD">
      <w:r>
        <w:t>-</w:t>
      </w:r>
      <w:r>
        <w:tab/>
        <w:t>Nghiên cứu xây dựng giao diện với XML trong Android</w:t>
      </w:r>
    </w:p>
    <w:p w14:paraId="5655DF71" w14:textId="77777777" w:rsidR="00ED23AD" w:rsidRDefault="00ED23AD" w:rsidP="00ED23AD">
      <w:r>
        <w:t>-</w:t>
      </w:r>
      <w:r>
        <w:tab/>
        <w:t>Nắm rõ các thao tác trên môi trường phát triển tích hợp Android Studio.</w:t>
      </w:r>
    </w:p>
    <w:p w14:paraId="3769E225" w14:textId="77777777" w:rsidR="00ED23AD" w:rsidRDefault="00ED23AD" w:rsidP="00ED23AD">
      <w:r>
        <w:t>-</w:t>
      </w:r>
      <w:r>
        <w:tab/>
        <w:t>Nghiên cứu hệ quản trị cơ sở dữ liệu MySQL, Firebase.</w:t>
      </w:r>
    </w:p>
    <w:p w14:paraId="74157516" w14:textId="77777777" w:rsidR="00ED23AD" w:rsidRPr="00ED23AD" w:rsidRDefault="00ED23AD" w:rsidP="00ED23AD">
      <w:r>
        <w:t>-</w:t>
      </w:r>
      <w:r>
        <w:tab/>
        <w:t>Tìm hiểu cách thức xây dựng ứng dụng trên nền tảng Android.</w:t>
      </w:r>
    </w:p>
    <w:p w14:paraId="7639D06A" w14:textId="4CE672BA" w:rsidR="00405EDD" w:rsidRPr="00404E87" w:rsidRDefault="00ED23AD" w:rsidP="00F81291">
      <w:pPr>
        <w:pStyle w:val="ListParagraph"/>
        <w:numPr>
          <w:ilvl w:val="2"/>
          <w:numId w:val="31"/>
        </w:numPr>
        <w:spacing w:after="160" w:line="259" w:lineRule="auto"/>
        <w:jc w:val="left"/>
        <w:outlineLvl w:val="1"/>
        <w:rPr>
          <w:b/>
          <w:bCs/>
        </w:rPr>
      </w:pPr>
      <w:bookmarkStart w:id="27" w:name="_Toc106007742"/>
      <w:bookmarkStart w:id="28" w:name="_Toc106013346"/>
      <w:bookmarkStart w:id="29" w:name="_Toc106036706"/>
      <w:r w:rsidRPr="00404E87">
        <w:rPr>
          <w:b/>
          <w:bCs/>
        </w:rPr>
        <w:t>Thực</w:t>
      </w:r>
      <w:r w:rsidRPr="00404E87">
        <w:rPr>
          <w:b/>
          <w:bCs/>
          <w:lang w:val="vi-VN"/>
        </w:rPr>
        <w:t xml:space="preserve"> tế</w:t>
      </w:r>
      <w:bookmarkEnd w:id="27"/>
      <w:bookmarkEnd w:id="28"/>
      <w:bookmarkEnd w:id="29"/>
      <w:r w:rsidR="00405EDD" w:rsidRPr="00404E87">
        <w:rPr>
          <w:b/>
          <w:bCs/>
        </w:rPr>
        <w:t xml:space="preserve"> </w:t>
      </w:r>
    </w:p>
    <w:p w14:paraId="22FD636D" w14:textId="77777777" w:rsidR="00ED23AD" w:rsidRDefault="00ED23AD" w:rsidP="00ED23AD">
      <w:r>
        <w:t>-</w:t>
      </w:r>
      <w:r>
        <w:tab/>
        <w:t>Người dùng có thể lưu thông tin cá nhân.</w:t>
      </w:r>
    </w:p>
    <w:p w14:paraId="6DDC1C3E" w14:textId="77777777" w:rsidR="00ED23AD" w:rsidRDefault="00ED23AD" w:rsidP="00ED23AD">
      <w:r>
        <w:t>-</w:t>
      </w:r>
      <w:r>
        <w:tab/>
        <w:t>Liên kết đăng ký tài khoản với các mạng xã hội Facebook, Google.</w:t>
      </w:r>
    </w:p>
    <w:p w14:paraId="303479F3" w14:textId="489A84BA" w:rsidR="00ED23AD" w:rsidRDefault="00ED23AD" w:rsidP="00ED23AD">
      <w:r>
        <w:t>-</w:t>
      </w:r>
      <w:r>
        <w:tab/>
        <w:t>Ứng dụng hỗ trợ đầy đủ các tính năng của một ứng dụng nghe nhạc trực tuyến như chọn bài hát theo ca sĩ, theo thể loại, yêu thích bài hát</w:t>
      </w:r>
      <w:r w:rsidR="00405EDD">
        <w:t xml:space="preserve"> </w:t>
      </w:r>
      <w:r w:rsidR="0049106A">
        <w:rPr>
          <w:lang w:val="vi-VN"/>
        </w:rPr>
        <w:t>.</w:t>
      </w:r>
      <w:r w:rsidR="00405EDD">
        <w:t>..</w:t>
      </w:r>
    </w:p>
    <w:p w14:paraId="683729D4" w14:textId="77777777" w:rsidR="00ED23AD" w:rsidRPr="00ED23AD" w:rsidRDefault="00ED23AD" w:rsidP="00ED23AD">
      <w:r>
        <w:t>-</w:t>
      </w:r>
      <w:r>
        <w:tab/>
        <w:t>Giao diện tiện lợi và dễ sử dụng.</w:t>
      </w:r>
    </w:p>
    <w:p w14:paraId="274C9FF4" w14:textId="70A11AC0" w:rsidR="00ED23AD" w:rsidRPr="00404E87" w:rsidRDefault="00ED23AD" w:rsidP="00F81291">
      <w:pPr>
        <w:pStyle w:val="ListParagraph"/>
        <w:numPr>
          <w:ilvl w:val="2"/>
          <w:numId w:val="31"/>
        </w:numPr>
        <w:spacing w:after="160" w:line="259" w:lineRule="auto"/>
        <w:jc w:val="left"/>
        <w:outlineLvl w:val="1"/>
        <w:rPr>
          <w:b/>
          <w:bCs/>
        </w:rPr>
      </w:pPr>
      <w:bookmarkStart w:id="30" w:name="_Toc106007743"/>
      <w:bookmarkStart w:id="31" w:name="_Toc106013347"/>
      <w:bookmarkStart w:id="32" w:name="_Toc106036707"/>
      <w:r w:rsidRPr="00404E87">
        <w:rPr>
          <w:b/>
          <w:bCs/>
        </w:rPr>
        <w:t>Các</w:t>
      </w:r>
      <w:r w:rsidRPr="00404E87">
        <w:rPr>
          <w:b/>
          <w:bCs/>
          <w:lang w:val="vi-VN"/>
        </w:rPr>
        <w:t xml:space="preserve"> bước nghiên cứu</w:t>
      </w:r>
      <w:bookmarkEnd w:id="30"/>
      <w:bookmarkEnd w:id="31"/>
      <w:bookmarkEnd w:id="32"/>
    </w:p>
    <w:p w14:paraId="41A129BC" w14:textId="77777777" w:rsidR="00325DB9" w:rsidRDefault="00325DB9" w:rsidP="00325DB9">
      <w:r>
        <w:rPr>
          <w:lang w:val="vi-VN"/>
        </w:rPr>
        <w:t>-</w:t>
      </w:r>
      <w:r>
        <w:rPr>
          <w:lang w:val="vi-VN"/>
        </w:rPr>
        <w:tab/>
      </w:r>
      <w:r>
        <w:t>Phân tích yêu cầu đề tài.</w:t>
      </w:r>
    </w:p>
    <w:p w14:paraId="5ECADFD2" w14:textId="77777777" w:rsidR="00325DB9" w:rsidRDefault="00325DB9" w:rsidP="00325DB9">
      <w:r>
        <w:t>-</w:t>
      </w:r>
      <w:r>
        <w:tab/>
        <w:t>Lựa chọn công nghệ phù hợp với nhu cầu đề tài.</w:t>
      </w:r>
    </w:p>
    <w:p w14:paraId="27F962EB" w14:textId="77777777" w:rsidR="00325DB9" w:rsidRDefault="00325DB9" w:rsidP="00325DB9">
      <w:r>
        <w:t>-</w:t>
      </w:r>
      <w:r>
        <w:tab/>
        <w:t>Nghiên cứu cơ sở lý thuyết của công nghệ đã chọn</w:t>
      </w:r>
    </w:p>
    <w:p w14:paraId="25548CDE" w14:textId="77777777" w:rsidR="00325DB9" w:rsidRDefault="00325DB9" w:rsidP="00325DB9">
      <w:r>
        <w:t>-</w:t>
      </w:r>
      <w:r>
        <w:tab/>
        <w:t>Áp dụng lý thuyết vào xây dựng ứng dụng thực tiễn.</w:t>
      </w:r>
    </w:p>
    <w:p w14:paraId="37ACDCAB" w14:textId="77777777" w:rsidR="00325DB9" w:rsidRPr="00ED23AD" w:rsidRDefault="00325DB9" w:rsidP="00325DB9">
      <w:r>
        <w:t>-</w:t>
      </w:r>
      <w:r>
        <w:tab/>
        <w:t>Kiểm tra và khám phá các ứng dụng có chức năng tương ứng để tối ưu hóa và cải thiện các tính năng của ứng dụng.</w:t>
      </w:r>
    </w:p>
    <w:p w14:paraId="7D9A528D" w14:textId="7D3B5CC4" w:rsidR="00ED23AD" w:rsidRPr="00404E87" w:rsidRDefault="00ED23AD" w:rsidP="00F81291">
      <w:pPr>
        <w:pStyle w:val="ListParagraph"/>
        <w:numPr>
          <w:ilvl w:val="2"/>
          <w:numId w:val="31"/>
        </w:numPr>
        <w:spacing w:after="160" w:line="259" w:lineRule="auto"/>
        <w:jc w:val="left"/>
        <w:outlineLvl w:val="1"/>
        <w:rPr>
          <w:b/>
          <w:bCs/>
        </w:rPr>
      </w:pPr>
      <w:bookmarkStart w:id="33" w:name="_Toc106007744"/>
      <w:bookmarkStart w:id="34" w:name="_Toc106013348"/>
      <w:bookmarkStart w:id="35" w:name="_Toc106036708"/>
      <w:r w:rsidRPr="00404E87">
        <w:rPr>
          <w:b/>
          <w:bCs/>
          <w:lang w:val="vi-VN"/>
        </w:rPr>
        <w:t>Bố cục đề tài</w:t>
      </w:r>
      <w:bookmarkEnd w:id="33"/>
      <w:bookmarkEnd w:id="34"/>
      <w:bookmarkEnd w:id="35"/>
    </w:p>
    <w:p w14:paraId="2254E657" w14:textId="6514F7BF" w:rsidR="006C0722" w:rsidRDefault="006C0722" w:rsidP="006C0722">
      <w:r>
        <w:rPr>
          <w:lang w:val="vi-VN"/>
        </w:rPr>
        <w:t>-</w:t>
      </w:r>
      <w:r>
        <w:rPr>
          <w:lang w:val="vi-VN"/>
        </w:rPr>
        <w:tab/>
      </w:r>
      <w:r>
        <w:t>Cơ sở lý thuyết</w:t>
      </w:r>
    </w:p>
    <w:p w14:paraId="2E155C64" w14:textId="77777777" w:rsidR="006C0722" w:rsidRDefault="006C0722" w:rsidP="006C0722">
      <w:r>
        <w:t>-</w:t>
      </w:r>
      <w:r>
        <w:tab/>
        <w:t>Phân tích đặc tả yêu cầu</w:t>
      </w:r>
    </w:p>
    <w:p w14:paraId="0486386E" w14:textId="77777777" w:rsidR="006C0722" w:rsidRDefault="006C0722" w:rsidP="006C0722">
      <w:r>
        <w:lastRenderedPageBreak/>
        <w:t>-</w:t>
      </w:r>
      <w:r>
        <w:tab/>
        <w:t xml:space="preserve">Phân tích hệ thống </w:t>
      </w:r>
    </w:p>
    <w:p w14:paraId="2C2F8E1B" w14:textId="77777777" w:rsidR="006C0722" w:rsidRDefault="006C0722" w:rsidP="006C0722">
      <w:r>
        <w:t>-</w:t>
      </w:r>
      <w:r>
        <w:tab/>
        <w:t>Thiết kế dữ liệu</w:t>
      </w:r>
    </w:p>
    <w:p w14:paraId="376B79DA" w14:textId="77777777" w:rsidR="006C0722" w:rsidRDefault="006C0722" w:rsidP="006C0722">
      <w:r>
        <w:t>-</w:t>
      </w:r>
      <w:r>
        <w:tab/>
        <w:t>Thiết kế giao diện</w:t>
      </w:r>
    </w:p>
    <w:p w14:paraId="41034BD4" w14:textId="312E6415" w:rsidR="00CA0385" w:rsidRPr="00325DB9" w:rsidRDefault="006C0722" w:rsidP="006C0722">
      <w:r>
        <w:t>-</w:t>
      </w:r>
      <w:r>
        <w:tab/>
        <w:t>Cài đặt và thử nghiệm</w:t>
      </w:r>
    </w:p>
    <w:p w14:paraId="059BC469" w14:textId="1D96B435" w:rsidR="00405EDD" w:rsidRPr="00404E87" w:rsidRDefault="00405EDD" w:rsidP="00F81291">
      <w:pPr>
        <w:pStyle w:val="ListParagraph"/>
        <w:numPr>
          <w:ilvl w:val="2"/>
          <w:numId w:val="31"/>
        </w:numPr>
        <w:spacing w:after="160" w:line="259" w:lineRule="auto"/>
        <w:jc w:val="left"/>
        <w:outlineLvl w:val="1"/>
        <w:rPr>
          <w:b/>
          <w:bCs/>
        </w:rPr>
      </w:pPr>
      <w:bookmarkStart w:id="36" w:name="_Toc106007745"/>
      <w:bookmarkStart w:id="37" w:name="_Toc106013349"/>
      <w:bookmarkStart w:id="38" w:name="_Toc106036709"/>
      <w:r w:rsidRPr="00404E87">
        <w:rPr>
          <w:b/>
          <w:bCs/>
        </w:rPr>
        <w:t>Các chức năng chính của đề tài</w:t>
      </w:r>
      <w:bookmarkEnd w:id="36"/>
      <w:bookmarkEnd w:id="37"/>
      <w:bookmarkEnd w:id="38"/>
    </w:p>
    <w:p w14:paraId="68BF4A9C" w14:textId="77777777" w:rsidR="009714CB" w:rsidRDefault="009714CB" w:rsidP="009714CB">
      <w:r>
        <w:t>-</w:t>
      </w:r>
      <w:r>
        <w:tab/>
        <w:t>Đăng kí, đăng nhập, đăng xuất</w:t>
      </w:r>
    </w:p>
    <w:p w14:paraId="0D9E2D99" w14:textId="30EDD3FD" w:rsidR="009714CB" w:rsidRDefault="009714CB" w:rsidP="009714CB">
      <w:r>
        <w:t>-</w:t>
      </w:r>
      <w:r>
        <w:tab/>
        <w:t>Thay đổi mật khẩu, ảnh, tên, tuổi, tên đăng nhập, ngày sinh, địa chỉ, số điện thoại, Email</w:t>
      </w:r>
      <w:r w:rsidR="009E64E7">
        <w:rPr>
          <w:lang w:val="vi-VN"/>
        </w:rPr>
        <w:t>.</w:t>
      </w:r>
      <w:r>
        <w:t>.. nếu muốn.</w:t>
      </w:r>
    </w:p>
    <w:p w14:paraId="084801C7" w14:textId="77777777" w:rsidR="009714CB" w:rsidRDefault="009714CB" w:rsidP="009714CB">
      <w:r>
        <w:t>-</w:t>
      </w:r>
      <w:r>
        <w:tab/>
        <w:t>Quảng cáo bài hát trên phần trang chủ đưa người nghe hướng đến các bài hát của ứng dụng.</w:t>
      </w:r>
    </w:p>
    <w:p w14:paraId="4D78F5CD" w14:textId="0FFF5CBF" w:rsidR="009714CB" w:rsidRDefault="009714CB" w:rsidP="009714CB">
      <w:r>
        <w:t>-</w:t>
      </w:r>
      <w:r>
        <w:tab/>
        <w:t>Hiển thị thông tin bài hát như:</w:t>
      </w:r>
      <w:r w:rsidR="009E64E7">
        <w:rPr>
          <w:lang w:val="vi-VN"/>
        </w:rPr>
        <w:t xml:space="preserve"> </w:t>
      </w:r>
      <w:r>
        <w:t xml:space="preserve">Tên bài hát, tên ca sĩ </w:t>
      </w:r>
      <w:r w:rsidR="009E64E7">
        <w:rPr>
          <w:lang w:val="vi-VN"/>
        </w:rPr>
        <w:t>.</w:t>
      </w:r>
      <w:r>
        <w:t>..</w:t>
      </w:r>
    </w:p>
    <w:p w14:paraId="347A9064" w14:textId="77777777" w:rsidR="009714CB" w:rsidRDefault="009714CB" w:rsidP="009714CB">
      <w:r>
        <w:t>-</w:t>
      </w:r>
      <w:r>
        <w:tab/>
        <w:t>Yêu thích bài hát, hiển thị danh sách yêu thích bài hát</w:t>
      </w:r>
    </w:p>
    <w:p w14:paraId="5D021AC7" w14:textId="77777777" w:rsidR="009714CB" w:rsidRDefault="009714CB" w:rsidP="009714CB">
      <w:r>
        <w:t>-</w:t>
      </w:r>
      <w:r>
        <w:tab/>
        <w:t>Phát nhạc, tạm dừng, tua bài hát, chuyển bài hát</w:t>
      </w:r>
    </w:p>
    <w:p w14:paraId="34CA24F4" w14:textId="77777777" w:rsidR="009714CB" w:rsidRDefault="009714CB" w:rsidP="009714CB">
      <w:r>
        <w:t>-</w:t>
      </w:r>
      <w:r>
        <w:tab/>
        <w:t>Hiển thị thông báo đang phát nhạc khi thoát ra khỏi ứng dụng</w:t>
      </w:r>
    </w:p>
    <w:p w14:paraId="5D2B813C" w14:textId="23BA22EE" w:rsidR="009714CB" w:rsidRPr="006C0722" w:rsidRDefault="009714CB" w:rsidP="009714CB">
      <w:r>
        <w:rPr>
          <w:lang w:val="vi-VN"/>
        </w:rPr>
        <w:t>-</w:t>
      </w:r>
      <w:r>
        <w:rPr>
          <w:lang w:val="vi-VN"/>
        </w:rPr>
        <w:tab/>
      </w:r>
      <w:r>
        <w:t>H</w:t>
      </w:r>
      <w:r w:rsidR="00C35C03">
        <w:t>iển</w:t>
      </w:r>
      <w:r>
        <w:t xml:space="preserve"> thị danh sách ca sĩ, thể loại, album</w:t>
      </w:r>
    </w:p>
    <w:p w14:paraId="2E59D7F6" w14:textId="6BE32508" w:rsidR="006C0722" w:rsidRPr="00404E87" w:rsidRDefault="006C0722" w:rsidP="00F81291">
      <w:pPr>
        <w:pStyle w:val="ListParagraph"/>
        <w:numPr>
          <w:ilvl w:val="2"/>
          <w:numId w:val="31"/>
        </w:numPr>
        <w:spacing w:after="160" w:line="259" w:lineRule="auto"/>
        <w:jc w:val="left"/>
        <w:outlineLvl w:val="1"/>
        <w:rPr>
          <w:b/>
          <w:bCs/>
        </w:rPr>
      </w:pPr>
      <w:bookmarkStart w:id="39" w:name="_Toc106007746"/>
      <w:bookmarkStart w:id="40" w:name="_Toc106013350"/>
      <w:bookmarkStart w:id="41" w:name="_Toc106036710"/>
      <w:r w:rsidRPr="00404E87">
        <w:rPr>
          <w:b/>
          <w:bCs/>
          <w:lang w:val="vi-VN"/>
        </w:rPr>
        <w:t>Công nghệ sử dụng</w:t>
      </w:r>
      <w:bookmarkEnd w:id="39"/>
      <w:bookmarkEnd w:id="40"/>
      <w:bookmarkEnd w:id="41"/>
    </w:p>
    <w:p w14:paraId="51662E69" w14:textId="5CAC622F" w:rsidR="008E39D8" w:rsidRDefault="009714CB" w:rsidP="008E39D8">
      <w:pPr>
        <w:pStyle w:val="ListParagraph"/>
        <w:numPr>
          <w:ilvl w:val="0"/>
          <w:numId w:val="1"/>
        </w:numPr>
      </w:pPr>
      <w:r w:rsidRPr="009714CB">
        <w:t xml:space="preserve">Sử dụng ngôn ngữ Java  </w:t>
      </w:r>
    </w:p>
    <w:p w14:paraId="04109AF9" w14:textId="5C3F958A" w:rsidR="009714CB" w:rsidRDefault="009714CB" w:rsidP="008E39D8">
      <w:pPr>
        <w:pStyle w:val="ListParagraph"/>
        <w:numPr>
          <w:ilvl w:val="0"/>
          <w:numId w:val="1"/>
        </w:numPr>
      </w:pPr>
      <w:r w:rsidRPr="009714CB">
        <w:t>CSDL noSQL FireBase</w:t>
      </w:r>
    </w:p>
    <w:p w14:paraId="0E58C1A0" w14:textId="57B1ED49" w:rsidR="008E39D8" w:rsidRPr="006C0722" w:rsidRDefault="008E39D8" w:rsidP="008E39D8">
      <w:pPr>
        <w:pStyle w:val="ListParagraph"/>
        <w:numPr>
          <w:ilvl w:val="0"/>
          <w:numId w:val="1"/>
        </w:numPr>
      </w:pPr>
      <w:r w:rsidRPr="009714CB">
        <w:t xml:space="preserve">CSDL SQL </w:t>
      </w:r>
      <w:r>
        <w:t>phpMyAdmin</w:t>
      </w:r>
    </w:p>
    <w:p w14:paraId="2D2C1BDF" w14:textId="3B94E597" w:rsidR="006C0722" w:rsidRPr="00404E87" w:rsidRDefault="006C0722" w:rsidP="00F81291">
      <w:pPr>
        <w:pStyle w:val="ListParagraph"/>
        <w:numPr>
          <w:ilvl w:val="2"/>
          <w:numId w:val="31"/>
        </w:numPr>
        <w:spacing w:after="160" w:line="259" w:lineRule="auto"/>
        <w:jc w:val="left"/>
        <w:outlineLvl w:val="1"/>
        <w:rPr>
          <w:b/>
          <w:bCs/>
        </w:rPr>
      </w:pPr>
      <w:bookmarkStart w:id="42" w:name="_Toc106007747"/>
      <w:bookmarkStart w:id="43" w:name="_Toc106013351"/>
      <w:bookmarkStart w:id="44" w:name="_Toc106036711"/>
      <w:r w:rsidRPr="00404E87">
        <w:rPr>
          <w:b/>
          <w:bCs/>
          <w:lang w:val="vi-VN"/>
        </w:rPr>
        <w:t>Môi trường lập trình</w:t>
      </w:r>
      <w:bookmarkEnd w:id="42"/>
      <w:bookmarkEnd w:id="43"/>
      <w:bookmarkEnd w:id="44"/>
    </w:p>
    <w:p w14:paraId="5A38A2C7" w14:textId="6225A2E2" w:rsidR="009714CB" w:rsidRPr="00404E87" w:rsidRDefault="00380A01" w:rsidP="00380A01">
      <w:pPr>
        <w:pStyle w:val="ListParagraph"/>
        <w:rPr>
          <w:lang w:val="vi-VN"/>
        </w:rPr>
      </w:pPr>
      <w:r w:rsidRPr="00404E87">
        <w:t>Android</w:t>
      </w:r>
      <w:r w:rsidRPr="00404E87">
        <w:rPr>
          <w:lang w:val="vi-VN"/>
        </w:rPr>
        <w:t xml:space="preserve"> studio</w:t>
      </w:r>
    </w:p>
    <w:p w14:paraId="5D577DCB" w14:textId="73C02648" w:rsidR="009714CB" w:rsidRPr="00404E87" w:rsidRDefault="009714CB" w:rsidP="00F81291">
      <w:pPr>
        <w:pStyle w:val="ListParagraph"/>
        <w:numPr>
          <w:ilvl w:val="2"/>
          <w:numId w:val="31"/>
        </w:numPr>
        <w:spacing w:after="160" w:line="259" w:lineRule="auto"/>
        <w:jc w:val="left"/>
        <w:outlineLvl w:val="1"/>
        <w:rPr>
          <w:b/>
          <w:bCs/>
        </w:rPr>
      </w:pPr>
      <w:bookmarkStart w:id="45" w:name="_Toc106007748"/>
      <w:bookmarkStart w:id="46" w:name="_Toc106013352"/>
      <w:bookmarkStart w:id="47" w:name="_Toc106036712"/>
      <w:r w:rsidRPr="00404E87">
        <w:rPr>
          <w:b/>
          <w:bCs/>
          <w:lang w:val="vi-VN"/>
        </w:rPr>
        <w:t>Công cụ hỗ trợ</w:t>
      </w:r>
      <w:bookmarkEnd w:id="45"/>
      <w:bookmarkEnd w:id="46"/>
      <w:bookmarkEnd w:id="47"/>
    </w:p>
    <w:p w14:paraId="6EE0857C" w14:textId="22B99934" w:rsidR="00405EDD" w:rsidRPr="00ED251C" w:rsidRDefault="004F24B5" w:rsidP="00F81291">
      <w:pPr>
        <w:pStyle w:val="ListParagraph"/>
        <w:numPr>
          <w:ilvl w:val="0"/>
          <w:numId w:val="4"/>
        </w:numPr>
        <w:spacing w:after="160" w:line="259" w:lineRule="auto"/>
        <w:jc w:val="left"/>
        <w:rPr>
          <w:lang w:val="vi-VN"/>
        </w:rPr>
      </w:pPr>
      <w:r>
        <w:t>GitHub</w:t>
      </w:r>
      <w:r>
        <w:rPr>
          <w:lang w:val="vi-VN"/>
        </w:rPr>
        <w:t>: Quản lý source code</w:t>
      </w:r>
    </w:p>
    <w:p w14:paraId="366DCF9F" w14:textId="2DCB0AD6" w:rsidR="00405EDD" w:rsidRPr="00ED251C" w:rsidRDefault="00405EDD" w:rsidP="00F81291">
      <w:pPr>
        <w:pStyle w:val="ListParagraph"/>
        <w:numPr>
          <w:ilvl w:val="0"/>
          <w:numId w:val="4"/>
        </w:numPr>
        <w:spacing w:line="276" w:lineRule="auto"/>
        <w:rPr>
          <w:lang w:val="vi-VN"/>
        </w:rPr>
      </w:pPr>
      <w:r w:rsidRPr="00ED251C">
        <w:t xml:space="preserve">Figma: </w:t>
      </w:r>
      <w:r w:rsidR="004F24B5">
        <w:t>Thiết</w:t>
      </w:r>
      <w:r w:rsidR="004F24B5">
        <w:rPr>
          <w:lang w:val="vi-VN"/>
        </w:rPr>
        <w:t xml:space="preserve"> kế giao diện</w:t>
      </w:r>
    </w:p>
    <w:p w14:paraId="2DC2DE0E" w14:textId="62D4A0B9" w:rsidR="00405EDD" w:rsidRPr="00CD6525" w:rsidRDefault="0072523F" w:rsidP="00F81291">
      <w:pPr>
        <w:pStyle w:val="ListParagraph"/>
        <w:numPr>
          <w:ilvl w:val="0"/>
          <w:numId w:val="4"/>
        </w:numPr>
        <w:rPr>
          <w:lang w:val="vi-VN"/>
        </w:rPr>
      </w:pPr>
      <w:r w:rsidRPr="00E9683C">
        <w:rPr>
          <w:lang w:val="vi-VN"/>
        </w:rPr>
        <w:t xml:space="preserve">Google </w:t>
      </w:r>
      <w:r w:rsidR="004F24B5">
        <w:rPr>
          <w:lang w:val="vi-VN"/>
        </w:rPr>
        <w:t>Drive: Lưu trữ tài liệu</w:t>
      </w:r>
    </w:p>
    <w:p w14:paraId="32F918F5" w14:textId="04E46407" w:rsidR="0072523F" w:rsidRDefault="0072523F" w:rsidP="00F81291">
      <w:pPr>
        <w:pStyle w:val="ListParagraph"/>
        <w:numPr>
          <w:ilvl w:val="0"/>
          <w:numId w:val="4"/>
        </w:numPr>
        <w:rPr>
          <w:lang w:val="vi-VN"/>
        </w:rPr>
      </w:pPr>
      <w:r>
        <w:rPr>
          <w:lang w:val="vi-VN"/>
        </w:rPr>
        <w:t xml:space="preserve">Microsoft </w:t>
      </w:r>
      <w:r w:rsidR="004F24B5">
        <w:rPr>
          <w:lang w:val="vi-VN"/>
        </w:rPr>
        <w:t>teams: Làm nhóm</w:t>
      </w:r>
    </w:p>
    <w:p w14:paraId="0DEBBA1F" w14:textId="6166F158" w:rsidR="0072523F" w:rsidRDefault="00E9683C" w:rsidP="00F81291">
      <w:pPr>
        <w:pStyle w:val="ListParagraph"/>
        <w:numPr>
          <w:ilvl w:val="0"/>
          <w:numId w:val="4"/>
        </w:numPr>
        <w:rPr>
          <w:lang w:val="vi-VN"/>
        </w:rPr>
      </w:pPr>
      <w:r>
        <w:rPr>
          <w:lang w:val="vi-VN"/>
        </w:rPr>
        <w:t xml:space="preserve">Android </w:t>
      </w:r>
      <w:r w:rsidR="004F24B5">
        <w:rPr>
          <w:lang w:val="vi-VN"/>
        </w:rPr>
        <w:t xml:space="preserve">studio: Lập </w:t>
      </w:r>
      <w:r w:rsidR="00C35C03">
        <w:t>trình</w:t>
      </w:r>
    </w:p>
    <w:p w14:paraId="40C91C5E" w14:textId="76C96415" w:rsidR="004F24B5" w:rsidRDefault="0022354C" w:rsidP="00F81291">
      <w:pPr>
        <w:pStyle w:val="ListParagraph"/>
        <w:numPr>
          <w:ilvl w:val="0"/>
          <w:numId w:val="4"/>
        </w:numPr>
        <w:rPr>
          <w:lang w:val="vi-VN"/>
        </w:rPr>
      </w:pPr>
      <w:r>
        <w:rPr>
          <w:lang w:val="vi-VN"/>
        </w:rPr>
        <w:t>Microsoft Word: Viết báo cáo</w:t>
      </w:r>
    </w:p>
    <w:p w14:paraId="623CCBFD" w14:textId="4DE38DFD" w:rsidR="0022354C" w:rsidRPr="00CD6525" w:rsidRDefault="0022354C" w:rsidP="00F81291">
      <w:pPr>
        <w:pStyle w:val="ListParagraph"/>
        <w:numPr>
          <w:ilvl w:val="0"/>
          <w:numId w:val="4"/>
        </w:numPr>
        <w:rPr>
          <w:lang w:val="vi-VN"/>
        </w:rPr>
      </w:pPr>
      <w:r>
        <w:rPr>
          <w:lang w:val="vi-VN"/>
        </w:rPr>
        <w:t xml:space="preserve">Microsoft </w:t>
      </w:r>
      <w:r w:rsidR="005A588D">
        <w:rPr>
          <w:lang w:val="vi-VN"/>
        </w:rPr>
        <w:t>Powerpoint: Làm slide báo cáo</w:t>
      </w:r>
    </w:p>
    <w:p w14:paraId="48AFDAC2" w14:textId="77777777" w:rsidR="00492272" w:rsidRDefault="00492272">
      <w:pPr>
        <w:rPr>
          <w:sz w:val="32"/>
          <w:szCs w:val="32"/>
        </w:rPr>
      </w:pPr>
    </w:p>
    <w:p w14:paraId="3EC47692" w14:textId="77777777" w:rsidR="00492272" w:rsidRDefault="00492272">
      <w:pPr>
        <w:rPr>
          <w:sz w:val="32"/>
          <w:szCs w:val="32"/>
        </w:rPr>
      </w:pPr>
    </w:p>
    <w:p w14:paraId="4390D361" w14:textId="77777777" w:rsidR="00492272" w:rsidRDefault="00492272">
      <w:pPr>
        <w:rPr>
          <w:sz w:val="32"/>
          <w:szCs w:val="32"/>
        </w:rPr>
      </w:pPr>
    </w:p>
    <w:p w14:paraId="0849A542" w14:textId="740648B9" w:rsidR="00492272" w:rsidRPr="00404E87" w:rsidRDefault="00492272" w:rsidP="00F109BC">
      <w:pPr>
        <w:pStyle w:val="Heading1"/>
        <w:rPr>
          <w:sz w:val="32"/>
          <w:szCs w:val="32"/>
        </w:rPr>
      </w:pPr>
      <w:bookmarkStart w:id="48" w:name="_Toc106007749"/>
      <w:bookmarkStart w:id="49" w:name="_Toc106013353"/>
      <w:bookmarkStart w:id="50" w:name="_Toc106036713"/>
      <w:r w:rsidRPr="00404E87">
        <w:rPr>
          <w:sz w:val="32"/>
          <w:szCs w:val="32"/>
        </w:rPr>
        <w:t xml:space="preserve">Chương 2: </w:t>
      </w:r>
      <w:r w:rsidR="00BE1E59" w:rsidRPr="00404E87">
        <w:rPr>
          <w:sz w:val="32"/>
          <w:szCs w:val="32"/>
        </w:rPr>
        <w:t>CƠ SỞ LÝ THUYẾT</w:t>
      </w:r>
      <w:bookmarkEnd w:id="48"/>
      <w:bookmarkEnd w:id="49"/>
      <w:bookmarkEnd w:id="50"/>
    </w:p>
    <w:p w14:paraId="1802E16B" w14:textId="3C51C7A0" w:rsidR="000F72B7" w:rsidRPr="007A0576" w:rsidRDefault="00B14A25" w:rsidP="00F81291">
      <w:pPr>
        <w:pStyle w:val="ListParagraph"/>
        <w:numPr>
          <w:ilvl w:val="1"/>
          <w:numId w:val="32"/>
        </w:numPr>
        <w:outlineLvl w:val="1"/>
        <w:rPr>
          <w:rFonts w:eastAsia="Wingdings"/>
          <w:b/>
        </w:rPr>
      </w:pPr>
      <w:bookmarkStart w:id="51" w:name="_Toc106007750"/>
      <w:bookmarkStart w:id="52" w:name="_Toc106013354"/>
      <w:bookmarkStart w:id="53" w:name="_Toc106036714"/>
      <w:r>
        <w:rPr>
          <w:rFonts w:eastAsia="Wingdings"/>
          <w:b/>
        </w:rPr>
        <w:t>Hệ điều hành Android</w:t>
      </w:r>
      <w:bookmarkEnd w:id="51"/>
      <w:bookmarkEnd w:id="52"/>
      <w:bookmarkEnd w:id="53"/>
    </w:p>
    <w:p w14:paraId="418E7440" w14:textId="08577EF9" w:rsidR="000F72B7" w:rsidRPr="000F72B7" w:rsidRDefault="000F72B7" w:rsidP="00F81291">
      <w:pPr>
        <w:pStyle w:val="ListParagraph"/>
        <w:numPr>
          <w:ilvl w:val="2"/>
          <w:numId w:val="32"/>
        </w:numPr>
        <w:outlineLvl w:val="2"/>
        <w:rPr>
          <w:rFonts w:eastAsia="Wingdings"/>
          <w:b/>
        </w:rPr>
      </w:pPr>
      <w:bookmarkStart w:id="54" w:name="_Toc106007751"/>
      <w:bookmarkStart w:id="55" w:name="_Toc106013355"/>
      <w:bookmarkStart w:id="56" w:name="_Toc106036715"/>
      <w:r w:rsidRPr="007A0576">
        <w:rPr>
          <w:rFonts w:eastAsia="Wingdings"/>
          <w:b/>
        </w:rPr>
        <w:t xml:space="preserve">Lịch sử </w:t>
      </w:r>
      <w:r w:rsidRPr="000F72B7">
        <w:rPr>
          <w:rFonts w:eastAsia="Wingdings"/>
          <w:b/>
        </w:rPr>
        <w:t>Android</w:t>
      </w:r>
      <w:bookmarkEnd w:id="54"/>
      <w:bookmarkEnd w:id="55"/>
      <w:bookmarkEnd w:id="56"/>
    </w:p>
    <w:p w14:paraId="110EA5CD"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Ban đầu, Android là hệ điều hành cho các thiết bị Linux do công ty Android Inc. (California, Mỹ) thiết kế. Công ty này được Google mua lại vào năm 2005 và bắt đầu xây dựng Android Platform. Các thành viên chủ chốt ở Android Inc. gồm có: Andy Rubin, Rich Miner, Nick Sear, and Chris White.</w:t>
      </w:r>
    </w:p>
    <w:p w14:paraId="79FB682F" w14:textId="386286B8" w:rsidR="000F72B7" w:rsidRPr="000F72B7" w:rsidRDefault="000F72B7" w:rsidP="00F81482">
      <w:pPr>
        <w:jc w:val="both"/>
        <w:rPr>
          <w:rFonts w:eastAsia="Wingdings"/>
          <w:sz w:val="26"/>
          <w:szCs w:val="26"/>
          <w:lang w:eastAsia="en-US"/>
        </w:rPr>
      </w:pPr>
      <w:r w:rsidRPr="000F72B7">
        <w:rPr>
          <w:rFonts w:eastAsia="Wingdings"/>
          <w:sz w:val="26"/>
          <w:szCs w:val="26"/>
          <w:lang w:eastAsia="en-US"/>
        </w:rPr>
        <w:t>Và sau tiếp, vào cuối năm 2007, thuộc Liên minh Thiết bị Cầm tay Mã Nguồn mở (Open Handset Alliance) gồm các thành viên nổi bật trong ngành viễn thông và thiết bị cầm tay như: Texas Instruments, Broadcom Corporation, Google, HTC, Intel, LG, Marvell Group, Motorola, Nvidia, Qualcomm, Samsung Electronics…</w:t>
      </w:r>
    </w:p>
    <w:p w14:paraId="3CD8D48D"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Mục tiêu của Liên minh này là nhanh chóng đổi mới đẻ đáp ứng tốt hơn cho nhu cầu người tiêu dùng và kết quả đầu tiên của nó chính là nền tảng Android. Android được thiết kế để phục vụ nhu cầu của các nhà sản xuất thiết, các nhà khai thác và các lập trình viên thiết bị cầm tay.</w:t>
      </w:r>
    </w:p>
    <w:p w14:paraId="655EFA44"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Phiên bản SDK lẳn đầu tiên phát hành vào tháng 11 năm 2007, hãng T-Mobile cũng công bố chiếc điện thoại Android đầu tiên đó là chiếc T-Mobile G1, chiếc smartphone đầu tiên dựa trên nền tảng Android. Một vài ngày sau đó, Google lại tiếp tục công bố sự ra mắt phiên bản Android SDK release Candidate 1.0. Trong tháng 10 năm 2008, Google được cấp giấy phép mã nguồn mở cho Android Platform.</w:t>
      </w:r>
    </w:p>
    <w:p w14:paraId="07B3E2C4"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Khi Android được phát hành thì một trong số các mục tiêu trong kiến trúc của nó là cho phép các ứng dụng có thể tương tác được với nhau và có thể sử dụng lại các thành phần từ những ứng dụng khác. Việc tái sử dụng không chỉ được áp dụng cho các dịch vụ mà nó còn được áp dụng cho cả các thành phần dữ liệu và giao diện người dùng.</w:t>
      </w:r>
    </w:p>
    <w:p w14:paraId="1B0F2770" w14:textId="7ED0507B" w:rsidR="000F72B7" w:rsidRPr="000F72B7" w:rsidRDefault="000F72B7" w:rsidP="00F81482">
      <w:pPr>
        <w:jc w:val="both"/>
        <w:rPr>
          <w:rFonts w:eastAsia="Wingdings"/>
          <w:sz w:val="26"/>
          <w:szCs w:val="26"/>
          <w:lang w:eastAsia="en-US"/>
        </w:rPr>
      </w:pPr>
      <w:r w:rsidRPr="000F72B7">
        <w:rPr>
          <w:rFonts w:eastAsia="Wingdings"/>
          <w:sz w:val="26"/>
          <w:szCs w:val="26"/>
          <w:lang w:eastAsia="en-US"/>
        </w:rPr>
        <w:t xml:space="preserve">Vào cuối năm 2008, Google cho phát hành một thiết bị cầm tay được gọi là Android Dev Phone 1 có thể chạy được các ứng dụng Android mà không bị ràng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 Vào. khoảng cùng thời gian đó thì Google cũng cho phát hành một phiên bản vá lỗi 1.1 của hệ điều hành này. Ở cả hai phiên bản 1.0 và 1.1 Android chưa hỗ trợ soft-keyboard mà đòi hỏi các thiết bị phải sử dụng bàn phím vật lý. Android </w:t>
      </w:r>
      <w:r w:rsidRPr="000F72B7">
        <w:rPr>
          <w:rFonts w:eastAsia="Wingdings"/>
          <w:sz w:val="26"/>
          <w:szCs w:val="26"/>
          <w:lang w:eastAsia="en-US"/>
        </w:rPr>
        <w:lastRenderedPageBreak/>
        <w:t>cố định vấn để này bằng cách phát hành SDK 1.5 vào tháng Tư năm 2009, cùng với một số tính năng khác. Chẳng hạn như nâng cao khả năng ghi âm truyền thông, vật dụng, và các live folder</w:t>
      </w:r>
      <w:r w:rsidR="0032574C">
        <w:rPr>
          <w:rFonts w:eastAsia="Wingdings"/>
          <w:sz w:val="26"/>
          <w:szCs w:val="26"/>
          <w:lang w:val="vi-VN" w:eastAsia="en-US"/>
        </w:rPr>
        <w:t>.</w:t>
      </w:r>
      <w:r w:rsidRPr="000F72B7">
        <w:rPr>
          <w:rFonts w:eastAsia="Wingdings"/>
          <w:sz w:val="26"/>
          <w:szCs w:val="26"/>
          <w:lang w:eastAsia="en-US"/>
        </w:rPr>
        <w:t>..</w:t>
      </w:r>
    </w:p>
    <w:p w14:paraId="5D4C2325" w14:textId="4BA2B166" w:rsidR="000F72B7" w:rsidRPr="000F72B7" w:rsidRDefault="000F72B7" w:rsidP="00F81291">
      <w:pPr>
        <w:pStyle w:val="ListParagraph"/>
        <w:numPr>
          <w:ilvl w:val="2"/>
          <w:numId w:val="32"/>
        </w:numPr>
        <w:outlineLvl w:val="2"/>
        <w:rPr>
          <w:rFonts w:eastAsia="Wingdings"/>
          <w:b/>
        </w:rPr>
      </w:pPr>
      <w:bookmarkStart w:id="57" w:name="_Toc106007752"/>
      <w:bookmarkStart w:id="58" w:name="_Toc106013356"/>
      <w:bookmarkStart w:id="59" w:name="_Toc106036716"/>
      <w:r w:rsidRPr="000F72B7">
        <w:rPr>
          <w:rFonts w:eastAsia="Wingdings"/>
          <w:noProof/>
        </w:rPr>
        <w:drawing>
          <wp:anchor distT="0" distB="0" distL="114300" distR="114300" simplePos="0" relativeHeight="251658242" behindDoc="0" locked="0" layoutInCell="1" hidden="0" allowOverlap="1" wp14:anchorId="4BAD0D6B" wp14:editId="48E8AF6B">
            <wp:simplePos x="0" y="0"/>
            <wp:positionH relativeFrom="column">
              <wp:posOffset>1314450</wp:posOffset>
            </wp:positionH>
            <wp:positionV relativeFrom="paragraph">
              <wp:posOffset>0</wp:posOffset>
            </wp:positionV>
            <wp:extent cx="3314700" cy="3320415"/>
            <wp:effectExtent l="0" t="0" r="0" b="0"/>
            <wp:wrapTopAndBottom distT="0" distB="0"/>
            <wp:docPr id="291"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1" name="image25.png" descr="Diagram&#10;&#10;Description automatically generated"/>
                    <pic:cNvPicPr preferRelativeResize="0"/>
                  </pic:nvPicPr>
                  <pic:blipFill>
                    <a:blip r:embed="rId12"/>
                    <a:srcRect/>
                    <a:stretch>
                      <a:fillRect/>
                    </a:stretch>
                  </pic:blipFill>
                  <pic:spPr>
                    <a:xfrm>
                      <a:off x="0" y="0"/>
                      <a:ext cx="3314700" cy="3320415"/>
                    </a:xfrm>
                    <a:prstGeom prst="rect">
                      <a:avLst/>
                    </a:prstGeom>
                    <a:ln/>
                  </pic:spPr>
                </pic:pic>
              </a:graphicData>
            </a:graphic>
          </wp:anchor>
        </w:drawing>
      </w:r>
      <w:r w:rsidRPr="00B45C01">
        <w:rPr>
          <w:rFonts w:eastAsia="Wingdings"/>
          <w:b/>
        </w:rPr>
        <w:t xml:space="preserve">Kiến trúc </w:t>
      </w:r>
      <w:r w:rsidRPr="000F72B7">
        <w:rPr>
          <w:rFonts w:eastAsia="Wingdings"/>
          <w:b/>
        </w:rPr>
        <w:t>của Android</w:t>
      </w:r>
      <w:bookmarkEnd w:id="57"/>
      <w:bookmarkEnd w:id="58"/>
      <w:bookmarkEnd w:id="59"/>
    </w:p>
    <w:p w14:paraId="4CED1CCE" w14:textId="77777777" w:rsidR="000F72B7" w:rsidRPr="000F72B7" w:rsidRDefault="000F72B7" w:rsidP="000F72B7">
      <w:pPr>
        <w:rPr>
          <w:rFonts w:eastAsia="Wingdings"/>
          <w:sz w:val="26"/>
          <w:szCs w:val="26"/>
          <w:lang w:eastAsia="en-US"/>
        </w:rPr>
      </w:pPr>
      <w:r w:rsidRPr="000F72B7">
        <w:rPr>
          <w:rFonts w:eastAsia="Wingdings"/>
          <w:sz w:val="26"/>
          <w:szCs w:val="26"/>
          <w:lang w:eastAsia="en-US"/>
        </w:rPr>
        <w:lastRenderedPageBreak/>
        <w:t>Mô hình sau thể hiện một cách tổng quát các thành phần của hệ điều hành Android:</w:t>
      </w:r>
      <w:r w:rsidRPr="000F72B7">
        <w:rPr>
          <w:rFonts w:eastAsia="Wingdings"/>
          <w:noProof/>
          <w:sz w:val="26"/>
          <w:szCs w:val="26"/>
          <w:lang w:eastAsia="en-US"/>
        </w:rPr>
        <w:drawing>
          <wp:anchor distT="0" distB="0" distL="114300" distR="114300" simplePos="0" relativeHeight="251658243" behindDoc="0" locked="0" layoutInCell="1" hidden="0" allowOverlap="1" wp14:anchorId="219E64C7" wp14:editId="548CF604">
            <wp:simplePos x="0" y="0"/>
            <wp:positionH relativeFrom="column">
              <wp:posOffset>457200</wp:posOffset>
            </wp:positionH>
            <wp:positionV relativeFrom="paragraph">
              <wp:posOffset>398145</wp:posOffset>
            </wp:positionV>
            <wp:extent cx="5168348" cy="3776868"/>
            <wp:effectExtent l="0" t="0" r="0" b="0"/>
            <wp:wrapTopAndBottom distT="0" distB="0"/>
            <wp:docPr id="268" name="image16.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68" name="image16.png" descr="A screenshot of a computer&#10;&#10;Description automatically generated with low confidence"/>
                    <pic:cNvPicPr preferRelativeResize="0"/>
                  </pic:nvPicPr>
                  <pic:blipFill>
                    <a:blip r:embed="rId13"/>
                    <a:srcRect/>
                    <a:stretch>
                      <a:fillRect/>
                    </a:stretch>
                  </pic:blipFill>
                  <pic:spPr>
                    <a:xfrm>
                      <a:off x="0" y="0"/>
                      <a:ext cx="5168348" cy="3776868"/>
                    </a:xfrm>
                    <a:prstGeom prst="rect">
                      <a:avLst/>
                    </a:prstGeom>
                    <a:ln/>
                  </pic:spPr>
                </pic:pic>
              </a:graphicData>
            </a:graphic>
          </wp:anchor>
        </w:drawing>
      </w:r>
    </w:p>
    <w:p w14:paraId="3F76E6EC" w14:textId="26E30F78" w:rsidR="000F72B7" w:rsidRPr="000F72B7" w:rsidRDefault="000F72B7" w:rsidP="000F72B7">
      <w:pPr>
        <w:rPr>
          <w:rFonts w:eastAsia="Wingdings"/>
          <w:sz w:val="26"/>
          <w:szCs w:val="26"/>
          <w:lang w:eastAsia="en-US"/>
        </w:rPr>
      </w:pPr>
    </w:p>
    <w:p w14:paraId="4F85CEA4" w14:textId="26E30F78" w:rsidR="000F72B7" w:rsidRPr="000F72B7" w:rsidRDefault="000F72B7" w:rsidP="00FC03F5">
      <w:pPr>
        <w:ind w:firstLine="720"/>
        <w:rPr>
          <w:rFonts w:eastAsia="Wingdings"/>
          <w:b/>
          <w:sz w:val="26"/>
          <w:szCs w:val="26"/>
          <w:lang w:eastAsia="en-US"/>
        </w:rPr>
      </w:pPr>
      <w:r w:rsidRPr="000F72B7">
        <w:rPr>
          <w:rFonts w:eastAsia="Wingdings"/>
          <w:b/>
          <w:sz w:val="26"/>
          <w:szCs w:val="26"/>
          <w:lang w:eastAsia="en-US"/>
        </w:rPr>
        <w:t>Linux Kernel</w:t>
      </w:r>
    </w:p>
    <w:p w14:paraId="5B553A6D"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14:paraId="6FAF410F" w14:textId="26E30F78" w:rsidR="000F72B7" w:rsidRPr="000F72B7" w:rsidRDefault="000F72B7" w:rsidP="00FC03F5">
      <w:pPr>
        <w:ind w:firstLine="720"/>
        <w:rPr>
          <w:rFonts w:eastAsia="Wingdings"/>
          <w:b/>
          <w:sz w:val="26"/>
          <w:szCs w:val="26"/>
          <w:lang w:eastAsia="en-US"/>
        </w:rPr>
      </w:pPr>
      <w:r w:rsidRPr="000F72B7">
        <w:rPr>
          <w:rFonts w:eastAsia="Wingdings"/>
          <w:b/>
          <w:sz w:val="26"/>
          <w:szCs w:val="26"/>
          <w:lang w:eastAsia="en-US"/>
        </w:rPr>
        <w:t>Các thư viện</w:t>
      </w:r>
    </w:p>
    <w:p w14:paraId="315FD802"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Ở trên lớp nhân Linux là tập các thư viện bao gồm WebKit - trình duyệt Web mã nguồn mở, được biết đến như thư viện libc, cơ sở dữ liệu SQLite - hữu dụng cho việc lưu trữ và chia sẻ dữ liệu ứng dụng, các thư viện chơi và ghi âm audio, video, hay các thư viện SSL chịu trách nhiệm bảo mật Internet...</w:t>
      </w:r>
    </w:p>
    <w:p w14:paraId="44EE8C6F" w14:textId="240FCB58" w:rsidR="000F72B7" w:rsidRPr="000F72B7" w:rsidRDefault="000F72B7" w:rsidP="000F72B7">
      <w:pPr>
        <w:rPr>
          <w:rFonts w:eastAsia="Wingdings"/>
          <w:b/>
          <w:sz w:val="26"/>
          <w:szCs w:val="26"/>
          <w:lang w:eastAsia="en-US"/>
        </w:rPr>
      </w:pPr>
      <w:r w:rsidRPr="000F72B7">
        <w:rPr>
          <w:rFonts w:eastAsia="Wingdings"/>
          <w:sz w:val="26"/>
          <w:szCs w:val="26"/>
          <w:lang w:eastAsia="en-US"/>
        </w:rPr>
        <w:t xml:space="preserve"> </w:t>
      </w:r>
      <w:r w:rsidR="00FC03F5">
        <w:rPr>
          <w:rFonts w:eastAsia="Wingdings"/>
          <w:sz w:val="26"/>
          <w:szCs w:val="26"/>
          <w:lang w:eastAsia="en-US"/>
        </w:rPr>
        <w:tab/>
      </w:r>
      <w:r w:rsidRPr="000F72B7">
        <w:rPr>
          <w:rFonts w:eastAsia="Wingdings"/>
          <w:b/>
          <w:sz w:val="26"/>
          <w:szCs w:val="26"/>
          <w:lang w:eastAsia="en-US"/>
        </w:rPr>
        <w:t>Các thư viện Android</w:t>
      </w:r>
    </w:p>
    <w:p w14:paraId="0E8E51A6"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Đây là các thư viện dựa trên Java phục vụ cho việc phát triển Android. Ví dụ của các thư viện này bao gồm các thư viện ứng dụng dùng để xây dựng giao diện người dùng, vẽ đồ họa hay truy cập cơ sở dữ liệu. 1 số thư viện chính của Android:</w:t>
      </w:r>
    </w:p>
    <w:p w14:paraId="04DF002F"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lastRenderedPageBreak/>
        <w:t>android.app - Cung cấp quyền truy cập vào ứng dụng và là nền tảng của tất cả ứng dụng Android.</w:t>
      </w:r>
    </w:p>
    <w:p w14:paraId="7A16CB5C"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android.content - Cung cấp quyền truy cập nội dung (content), truyền tải thông điệp giữa các ứng dụng hay các thành phần của ứng dụng.</w:t>
      </w:r>
    </w:p>
    <w:p w14:paraId="578482C7"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android.database - Được sử dụng để truy cập dữ liệu của content provider và cơ sở dữ liệu SQLite</w:t>
      </w:r>
    </w:p>
    <w:p w14:paraId="1199FDF6"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android.opengl - giao diện các phương thức Java để sử dụng OpenGL ES</w:t>
      </w:r>
    </w:p>
    <w:p w14:paraId="5BB08EE5"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android.os - Cung cấp các ứng dụng với quyền truy cập vào các dịch vụ của hệ điều hành bao gồm thông điệp, các dịch vụ hệ thống và các giao tiếp nội tại</w:t>
      </w:r>
    </w:p>
    <w:p w14:paraId="1F66E0CD"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android.text - Được sử dụng để hiển thị và điều chỉnh chữ trên màn hình thiết bị</w:t>
      </w:r>
    </w:p>
    <w:p w14:paraId="48CAEABE"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android.view - Các thành phần cơ bản trong việc xây dựng giao diện người dùng của ứng dụng.</w:t>
      </w:r>
    </w:p>
    <w:p w14:paraId="2B9C65CC" w14:textId="26E30F78" w:rsidR="000F72B7" w:rsidRPr="000F72B7" w:rsidRDefault="000F72B7" w:rsidP="00F81482">
      <w:pPr>
        <w:jc w:val="both"/>
        <w:rPr>
          <w:rFonts w:eastAsia="Wingdings"/>
          <w:sz w:val="26"/>
          <w:szCs w:val="26"/>
          <w:lang w:eastAsia="en-US"/>
        </w:rPr>
      </w:pPr>
      <w:r w:rsidRPr="000F72B7">
        <w:rPr>
          <w:rFonts w:eastAsia="Wingdings"/>
          <w:sz w:val="26"/>
          <w:szCs w:val="26"/>
          <w:lang w:eastAsia="en-US"/>
        </w:rPr>
        <w:t>android.widget - Tập các thành phần giao diện người dùng đã được xây dựng sẵn như các nút, các nhãn (label), list view,....</w:t>
      </w:r>
    </w:p>
    <w:p w14:paraId="29FA16BB" w14:textId="2DD7D2C3" w:rsidR="000F72B7" w:rsidRPr="000F72B7" w:rsidRDefault="00F81482" w:rsidP="00F81482">
      <w:pPr>
        <w:jc w:val="both"/>
        <w:rPr>
          <w:rFonts w:eastAsia="Wingdings"/>
          <w:sz w:val="26"/>
          <w:szCs w:val="26"/>
          <w:lang w:eastAsia="en-US"/>
        </w:rPr>
      </w:pPr>
      <w:r>
        <w:rPr>
          <w:rFonts w:eastAsia="Wingdings"/>
          <w:sz w:val="26"/>
          <w:szCs w:val="26"/>
          <w:lang w:eastAsia="en-US"/>
        </w:rPr>
        <w:t>A</w:t>
      </w:r>
      <w:r w:rsidR="000F72B7" w:rsidRPr="000F72B7">
        <w:rPr>
          <w:rFonts w:eastAsia="Wingdings"/>
          <w:sz w:val="26"/>
          <w:szCs w:val="26"/>
          <w:lang w:eastAsia="en-US"/>
        </w:rPr>
        <w:t>ndroid.webkit - Tập các lớp cho phép xây dựng khả năng duyệt web.</w:t>
      </w:r>
    </w:p>
    <w:p w14:paraId="7A46D2AE" w14:textId="26E30F78" w:rsidR="000F72B7" w:rsidRPr="000F72B7" w:rsidRDefault="000F72B7" w:rsidP="00A2589F">
      <w:pPr>
        <w:ind w:firstLine="720"/>
        <w:rPr>
          <w:rFonts w:eastAsia="Wingdings"/>
          <w:b/>
          <w:sz w:val="26"/>
          <w:szCs w:val="26"/>
          <w:lang w:eastAsia="en-US"/>
        </w:rPr>
      </w:pPr>
      <w:r w:rsidRPr="000F72B7">
        <w:rPr>
          <w:rFonts w:eastAsia="Wingdings"/>
          <w:b/>
          <w:sz w:val="26"/>
          <w:szCs w:val="26"/>
          <w:lang w:eastAsia="en-US"/>
        </w:rPr>
        <w:t>Android Runtime</w:t>
      </w:r>
    </w:p>
    <w:p w14:paraId="0A0D59BF" w14:textId="26E30F78" w:rsidR="000F72B7" w:rsidRPr="000F72B7" w:rsidRDefault="000F72B7" w:rsidP="00851ACD">
      <w:pPr>
        <w:jc w:val="both"/>
        <w:rPr>
          <w:rFonts w:eastAsia="Wingdings"/>
          <w:sz w:val="26"/>
          <w:szCs w:val="26"/>
          <w:lang w:eastAsia="en-US"/>
        </w:rPr>
      </w:pPr>
      <w:r w:rsidRPr="000F72B7">
        <w:rPr>
          <w:rFonts w:eastAsia="Wingdings"/>
          <w:sz w:val="26"/>
          <w:szCs w:val="26"/>
          <w:lang w:eastAsia="en-US"/>
        </w:rPr>
        <w:t>Đây là phần thứ 3 của kiến trúc và nằm ở lớp thứ 2 từ dưới lên. Phần này cung cấp 1 bộ phận quan trọng là Dalvik Virtual Machine - là 1 loại Java Virtual Machine được thiết kế đặc biệt để tối ưu cho Android.</w:t>
      </w:r>
    </w:p>
    <w:p w14:paraId="3D38A3AB" w14:textId="26E30F78" w:rsidR="000F72B7" w:rsidRPr="000F72B7" w:rsidRDefault="000F72B7" w:rsidP="00851ACD">
      <w:pPr>
        <w:jc w:val="both"/>
        <w:rPr>
          <w:rFonts w:eastAsia="Wingdings"/>
          <w:sz w:val="26"/>
          <w:szCs w:val="26"/>
          <w:lang w:eastAsia="en-US"/>
        </w:rPr>
      </w:pPr>
      <w:r w:rsidRPr="000F72B7">
        <w:rPr>
          <w:rFonts w:eastAsia="Wingdings"/>
          <w:sz w:val="26"/>
          <w:szCs w:val="26"/>
          <w:lang w:eastAsia="en-US"/>
        </w:rPr>
        <w:t>Dalvik VM sử dụng các đặc trưng của nhân Linux như quản lý bộ nhớ và đa luồng, những thứ mà đã có sẵn trong Java. Dalvik VM giúp mở ứng dụng Android chạy trong tiến trình riêng của nó, với các thể hiện (instance) riêng của Dalvik virtual Machine.</w:t>
      </w:r>
    </w:p>
    <w:p w14:paraId="40EBA233" w14:textId="26E30F78" w:rsidR="000F72B7" w:rsidRPr="000F72B7" w:rsidRDefault="000F72B7" w:rsidP="00851ACD">
      <w:pPr>
        <w:jc w:val="both"/>
        <w:rPr>
          <w:rFonts w:eastAsia="Wingdings"/>
          <w:sz w:val="26"/>
          <w:szCs w:val="26"/>
          <w:lang w:eastAsia="en-US"/>
        </w:rPr>
      </w:pPr>
      <w:r w:rsidRPr="000F72B7">
        <w:rPr>
          <w:rFonts w:eastAsia="Wingdings"/>
          <w:sz w:val="26"/>
          <w:szCs w:val="26"/>
          <w:lang w:eastAsia="en-US"/>
        </w:rPr>
        <w:t>Android Runtime cũng cung cấp 1 tập các thư viện chính giúp các nhà phát triển ứng dụng Android có thể viết ứng dụng Android bằng Java</w:t>
      </w:r>
    </w:p>
    <w:p w14:paraId="2ABA5885" w14:textId="26E30F78" w:rsidR="000F72B7" w:rsidRPr="000F72B7" w:rsidRDefault="000F72B7" w:rsidP="00A2589F">
      <w:pPr>
        <w:ind w:firstLine="720"/>
        <w:rPr>
          <w:rFonts w:eastAsia="Wingdings"/>
          <w:b/>
          <w:sz w:val="26"/>
          <w:szCs w:val="26"/>
          <w:lang w:eastAsia="en-US"/>
        </w:rPr>
      </w:pPr>
      <w:r w:rsidRPr="000F72B7">
        <w:rPr>
          <w:rFonts w:eastAsia="Wingdings"/>
          <w:b/>
          <w:sz w:val="26"/>
          <w:szCs w:val="26"/>
          <w:lang w:eastAsia="en-US"/>
        </w:rPr>
        <w:t>Application Framework</w:t>
      </w:r>
    </w:p>
    <w:p w14:paraId="49E29F90" w14:textId="26E30F78" w:rsidR="000F72B7" w:rsidRPr="000F72B7" w:rsidRDefault="000F72B7" w:rsidP="00851ACD">
      <w:pPr>
        <w:jc w:val="both"/>
        <w:rPr>
          <w:rFonts w:eastAsia="Wingdings"/>
          <w:sz w:val="26"/>
          <w:szCs w:val="26"/>
          <w:lang w:eastAsia="en-US"/>
        </w:rPr>
      </w:pPr>
      <w:r w:rsidRPr="000F72B7">
        <w:rPr>
          <w:rFonts w:eastAsia="Wingdings"/>
          <w:sz w:val="26"/>
          <w:szCs w:val="26"/>
          <w:lang w:eastAsia="en-US"/>
        </w:rPr>
        <w:t>Lớp Android Framework cung cấp các dịch vụ cấp độ cao hơn cho các ứng dụng dưới dạng các lớp Java. Các nhà phát triển ứng dụng được phép sử dụng các dịch vụ này trong ứng dụng của họ.</w:t>
      </w:r>
    </w:p>
    <w:p w14:paraId="16102876" w14:textId="26E30F78" w:rsidR="000F72B7" w:rsidRPr="000F72B7" w:rsidRDefault="000F72B7" w:rsidP="00851ACD">
      <w:pPr>
        <w:jc w:val="both"/>
        <w:rPr>
          <w:rFonts w:eastAsia="Wingdings"/>
          <w:sz w:val="26"/>
          <w:szCs w:val="26"/>
          <w:lang w:eastAsia="en-US"/>
        </w:rPr>
      </w:pPr>
      <w:r w:rsidRPr="000F72B7">
        <w:rPr>
          <w:rFonts w:eastAsia="Wingdings"/>
          <w:sz w:val="26"/>
          <w:szCs w:val="26"/>
          <w:lang w:eastAsia="en-US"/>
        </w:rPr>
        <w:t>Android Framework bao gồm các dịch vụ chính sau:</w:t>
      </w:r>
    </w:p>
    <w:p w14:paraId="04ED05D8" w14:textId="26E30F78" w:rsidR="000F72B7" w:rsidRPr="000F72B7" w:rsidRDefault="000F72B7" w:rsidP="00851ACD">
      <w:pPr>
        <w:jc w:val="both"/>
        <w:rPr>
          <w:rFonts w:eastAsia="Wingdings"/>
          <w:sz w:val="26"/>
          <w:szCs w:val="26"/>
          <w:lang w:eastAsia="en-US"/>
        </w:rPr>
      </w:pPr>
      <w:r w:rsidRPr="000F72B7">
        <w:rPr>
          <w:rFonts w:eastAsia="Wingdings"/>
          <w:sz w:val="26"/>
          <w:szCs w:val="26"/>
          <w:lang w:eastAsia="en-US"/>
        </w:rPr>
        <w:t>Activity Manager - Kiểm soát tất cả khía cạnh của vòng đời ứng dụng và ngăn xếp các Activity.</w:t>
      </w:r>
    </w:p>
    <w:p w14:paraId="1405F42E" w14:textId="64BF7D89" w:rsidR="000F72B7" w:rsidRPr="000F72B7" w:rsidRDefault="000F72B7" w:rsidP="00851ACD">
      <w:pPr>
        <w:jc w:val="both"/>
        <w:rPr>
          <w:rFonts w:eastAsia="Wingdings"/>
          <w:sz w:val="26"/>
          <w:szCs w:val="26"/>
          <w:lang w:eastAsia="en-US"/>
        </w:rPr>
      </w:pPr>
      <w:r w:rsidRPr="000F72B7">
        <w:rPr>
          <w:rFonts w:eastAsia="Wingdings"/>
          <w:sz w:val="26"/>
          <w:szCs w:val="26"/>
          <w:lang w:eastAsia="en-US"/>
        </w:rPr>
        <w:lastRenderedPageBreak/>
        <w:t xml:space="preserve">Content Providers - Cho phép các ứng dụng chia </w:t>
      </w:r>
      <w:r w:rsidR="005236D1">
        <w:rPr>
          <w:rFonts w:eastAsia="Wingdings"/>
          <w:sz w:val="26"/>
          <w:szCs w:val="26"/>
          <w:lang w:eastAsia="en-US"/>
        </w:rPr>
        <w:t>sẻ</w:t>
      </w:r>
      <w:r w:rsidRPr="000F72B7">
        <w:rPr>
          <w:rFonts w:eastAsia="Wingdings"/>
          <w:sz w:val="26"/>
          <w:szCs w:val="26"/>
          <w:lang w:eastAsia="en-US"/>
        </w:rPr>
        <w:t xml:space="preserve"> dữ liệu với các ứng dụng khác.</w:t>
      </w:r>
    </w:p>
    <w:p w14:paraId="437551D7" w14:textId="26E30F78" w:rsidR="000F72B7" w:rsidRPr="000F72B7" w:rsidRDefault="000F72B7" w:rsidP="00851ACD">
      <w:pPr>
        <w:jc w:val="both"/>
        <w:rPr>
          <w:rFonts w:eastAsia="Wingdings"/>
          <w:sz w:val="26"/>
          <w:szCs w:val="26"/>
          <w:lang w:eastAsia="en-US"/>
        </w:rPr>
      </w:pPr>
      <w:r w:rsidRPr="000F72B7">
        <w:rPr>
          <w:rFonts w:eastAsia="Wingdings"/>
          <w:sz w:val="26"/>
          <w:szCs w:val="26"/>
          <w:lang w:eastAsia="en-US"/>
        </w:rPr>
        <w:t>Resource Manager - Cung cấp quyền truy cập vào các tài nguyên như các chuỗi, màu sắc, các layout giao diện người dùng...</w:t>
      </w:r>
    </w:p>
    <w:p w14:paraId="06D189BD" w14:textId="26E30F78" w:rsidR="000F72B7" w:rsidRPr="000F72B7" w:rsidRDefault="000F72B7" w:rsidP="00851ACD">
      <w:pPr>
        <w:jc w:val="both"/>
        <w:rPr>
          <w:rFonts w:eastAsia="Wingdings"/>
          <w:sz w:val="26"/>
          <w:szCs w:val="26"/>
          <w:lang w:eastAsia="en-US"/>
        </w:rPr>
      </w:pPr>
      <w:r w:rsidRPr="000F72B7">
        <w:rPr>
          <w:rFonts w:eastAsia="Wingdings"/>
          <w:sz w:val="26"/>
          <w:szCs w:val="26"/>
          <w:lang w:eastAsia="en-US"/>
        </w:rPr>
        <w:t>Notifications Manager - Cho phép các ứng dụng hiển thị cảnh báo và các thông báo cho người dùng.</w:t>
      </w:r>
    </w:p>
    <w:p w14:paraId="2F9DC8F7" w14:textId="26E30F78" w:rsidR="000F72B7" w:rsidRPr="000F72B7" w:rsidRDefault="000F72B7" w:rsidP="00851ACD">
      <w:pPr>
        <w:jc w:val="both"/>
        <w:rPr>
          <w:rFonts w:eastAsia="Wingdings"/>
          <w:sz w:val="26"/>
          <w:szCs w:val="26"/>
          <w:lang w:eastAsia="en-US"/>
        </w:rPr>
      </w:pPr>
      <w:r w:rsidRPr="000F72B7">
        <w:rPr>
          <w:rFonts w:eastAsia="Wingdings"/>
          <w:sz w:val="26"/>
          <w:szCs w:val="26"/>
          <w:lang w:eastAsia="en-US"/>
        </w:rPr>
        <w:t>View System - Tập các thành phần giao diện (view) được sử dụng để tạo giao diện người dùng.</w:t>
      </w:r>
    </w:p>
    <w:p w14:paraId="53337323" w14:textId="26E30F78" w:rsidR="000F72B7" w:rsidRPr="000F72B7" w:rsidRDefault="000F72B7" w:rsidP="005F7B4D">
      <w:pPr>
        <w:ind w:firstLine="720"/>
        <w:rPr>
          <w:rFonts w:eastAsia="Wingdings"/>
          <w:b/>
          <w:sz w:val="26"/>
          <w:szCs w:val="26"/>
          <w:lang w:eastAsia="en-US"/>
        </w:rPr>
      </w:pPr>
      <w:r w:rsidRPr="000F72B7">
        <w:rPr>
          <w:rFonts w:eastAsia="Wingdings"/>
          <w:b/>
          <w:sz w:val="26"/>
          <w:szCs w:val="26"/>
          <w:lang w:eastAsia="en-US"/>
        </w:rPr>
        <w:t>Application</w:t>
      </w:r>
    </w:p>
    <w:p w14:paraId="77D4E386" w14:textId="35F5FE52" w:rsidR="000F72B7" w:rsidRPr="000F72B7" w:rsidRDefault="000F72B7" w:rsidP="00851ACD">
      <w:pPr>
        <w:jc w:val="both"/>
        <w:rPr>
          <w:rFonts w:eastAsia="Wingdings"/>
          <w:sz w:val="26"/>
          <w:szCs w:val="26"/>
          <w:lang w:eastAsia="en-US"/>
        </w:rPr>
      </w:pPr>
      <w:r w:rsidRPr="000F72B7">
        <w:rPr>
          <w:rFonts w:eastAsia="Wingdings"/>
          <w:sz w:val="26"/>
          <w:szCs w:val="26"/>
          <w:lang w:eastAsia="en-US"/>
        </w:rPr>
        <w:t xml:space="preserve">Lớp trên cùng của kiến trúc là Application. Các ứng dụng bạn tạo ra </w:t>
      </w:r>
      <w:r w:rsidR="00077F15">
        <w:rPr>
          <w:rFonts w:eastAsia="Wingdings"/>
          <w:sz w:val="26"/>
          <w:szCs w:val="26"/>
          <w:lang w:eastAsia="en-US"/>
        </w:rPr>
        <w:t>sẽ được</w:t>
      </w:r>
      <w:r w:rsidRPr="000F72B7">
        <w:rPr>
          <w:rFonts w:eastAsia="Wingdings"/>
          <w:sz w:val="26"/>
          <w:szCs w:val="26"/>
          <w:lang w:eastAsia="en-US"/>
        </w:rPr>
        <w:t xml:space="preserve"> cài đặt trên lớp này. Ví dụ như: Danh bạ, nhắn tin, trò chơi...</w:t>
      </w:r>
    </w:p>
    <w:p w14:paraId="3D297567" w14:textId="26E30F78" w:rsidR="000F72B7" w:rsidRPr="000F72B7" w:rsidRDefault="000F72B7" w:rsidP="00F81291">
      <w:pPr>
        <w:pStyle w:val="ListParagraph"/>
        <w:numPr>
          <w:ilvl w:val="2"/>
          <w:numId w:val="34"/>
        </w:numPr>
        <w:outlineLvl w:val="2"/>
        <w:rPr>
          <w:rFonts w:eastAsia="Wingdings"/>
        </w:rPr>
      </w:pPr>
      <w:bookmarkStart w:id="60" w:name="_Toc106007753"/>
      <w:bookmarkStart w:id="61" w:name="_Toc106013357"/>
      <w:bookmarkStart w:id="62" w:name="_Toc106036717"/>
      <w:r w:rsidRPr="005F7B4D">
        <w:rPr>
          <w:rFonts w:eastAsia="Wingdings"/>
          <w:b/>
        </w:rPr>
        <w:t>Các thành phần của một ứng dụng Android</w:t>
      </w:r>
      <w:bookmarkEnd w:id="60"/>
      <w:bookmarkEnd w:id="61"/>
      <w:bookmarkEnd w:id="62"/>
    </w:p>
    <w:p w14:paraId="7A89D5A5" w14:textId="26E30F78" w:rsidR="000F72B7" w:rsidRPr="000F72B7" w:rsidRDefault="000F72B7" w:rsidP="000F72B7">
      <w:pPr>
        <w:rPr>
          <w:rFonts w:eastAsia="Wingdings"/>
          <w:color w:val="333333"/>
          <w:sz w:val="26"/>
          <w:szCs w:val="26"/>
          <w:lang w:eastAsia="en-US"/>
        </w:rPr>
      </w:pPr>
      <w:r w:rsidRPr="000F72B7">
        <w:rPr>
          <w:rFonts w:eastAsia="Wingdings"/>
          <w:color w:val="333333"/>
          <w:sz w:val="26"/>
          <w:szCs w:val="26"/>
          <w:lang w:eastAsia="en-US"/>
        </w:rPr>
        <w:t>Trong Android, chúng ta có thể liệt kê ra 4 thành phần cơ bản như sau:</w:t>
      </w:r>
    </w:p>
    <w:p w14:paraId="14D603FE" w14:textId="26E30F78" w:rsidR="000F72B7" w:rsidRPr="000F72B7" w:rsidRDefault="000F72B7" w:rsidP="00F81291">
      <w:pPr>
        <w:pStyle w:val="ListParagraph"/>
        <w:numPr>
          <w:ilvl w:val="0"/>
          <w:numId w:val="35"/>
        </w:numPr>
        <w:rPr>
          <w:rFonts w:eastAsia="Wingdings"/>
          <w:color w:val="333333"/>
        </w:rPr>
      </w:pPr>
      <w:r w:rsidRPr="00D66B30">
        <w:rPr>
          <w:rFonts w:eastAsia="Wingdings"/>
          <w:b/>
          <w:color w:val="333333"/>
        </w:rPr>
        <w:t>Activity</w:t>
      </w:r>
    </w:p>
    <w:p w14:paraId="7163F439" w14:textId="26E30F78" w:rsidR="000F72B7" w:rsidRPr="000F72B7" w:rsidRDefault="000F72B7" w:rsidP="00F81291">
      <w:pPr>
        <w:pStyle w:val="ListParagraph"/>
        <w:numPr>
          <w:ilvl w:val="0"/>
          <w:numId w:val="35"/>
        </w:numPr>
        <w:rPr>
          <w:rFonts w:eastAsia="Wingdings"/>
          <w:color w:val="333333"/>
        </w:rPr>
      </w:pPr>
      <w:r w:rsidRPr="00D66B30">
        <w:rPr>
          <w:rFonts w:eastAsia="Wingdings"/>
          <w:b/>
          <w:color w:val="333333"/>
        </w:rPr>
        <w:t>Service</w:t>
      </w:r>
    </w:p>
    <w:p w14:paraId="229D1D74" w14:textId="26E30F78" w:rsidR="000F72B7" w:rsidRPr="000F72B7" w:rsidRDefault="000F72B7" w:rsidP="00F81291">
      <w:pPr>
        <w:pStyle w:val="ListParagraph"/>
        <w:numPr>
          <w:ilvl w:val="0"/>
          <w:numId w:val="35"/>
        </w:numPr>
        <w:rPr>
          <w:rFonts w:eastAsia="Wingdings"/>
          <w:color w:val="333333"/>
        </w:rPr>
      </w:pPr>
      <w:r w:rsidRPr="00D66B30">
        <w:rPr>
          <w:rFonts w:eastAsia="Wingdings"/>
          <w:b/>
          <w:color w:val="333333"/>
        </w:rPr>
        <w:t>Broadcast Receiver</w:t>
      </w:r>
    </w:p>
    <w:p w14:paraId="007FB09A" w14:textId="26E30F78" w:rsidR="000F72B7" w:rsidRPr="000F72B7" w:rsidRDefault="000F72B7" w:rsidP="00F81291">
      <w:pPr>
        <w:pStyle w:val="ListParagraph"/>
        <w:numPr>
          <w:ilvl w:val="0"/>
          <w:numId w:val="35"/>
        </w:numPr>
        <w:rPr>
          <w:rFonts w:eastAsia="Wingdings"/>
          <w:color w:val="333333"/>
        </w:rPr>
      </w:pPr>
      <w:r w:rsidRPr="00D66B30">
        <w:rPr>
          <w:rFonts w:eastAsia="Wingdings"/>
          <w:b/>
          <w:color w:val="333333"/>
        </w:rPr>
        <w:t>Content Provider</w:t>
      </w:r>
    </w:p>
    <w:p w14:paraId="3DA6C608" w14:textId="59CE42A1" w:rsidR="000F72B7" w:rsidRPr="000F72B7" w:rsidRDefault="000F72B7" w:rsidP="00077F15">
      <w:pPr>
        <w:jc w:val="both"/>
        <w:rPr>
          <w:rFonts w:eastAsia="Wingdings"/>
          <w:color w:val="333333"/>
          <w:sz w:val="26"/>
          <w:szCs w:val="26"/>
          <w:lang w:eastAsia="en-US"/>
        </w:rPr>
      </w:pPr>
      <w:r w:rsidRPr="000F72B7">
        <w:rPr>
          <w:rFonts w:eastAsia="Wingdings"/>
          <w:color w:val="333333"/>
          <w:sz w:val="26"/>
          <w:szCs w:val="26"/>
          <w:lang w:eastAsia="en-US"/>
        </w:rPr>
        <w:t xml:space="preserve">Bây giờ, mình </w:t>
      </w:r>
      <w:r w:rsidR="005236D1">
        <w:rPr>
          <w:rFonts w:eastAsia="Wingdings"/>
          <w:color w:val="333333"/>
          <w:sz w:val="26"/>
          <w:szCs w:val="26"/>
          <w:lang w:eastAsia="en-US"/>
        </w:rPr>
        <w:t>sẻ</w:t>
      </w:r>
      <w:r w:rsidRPr="000F72B7">
        <w:rPr>
          <w:rFonts w:eastAsia="Wingdings"/>
          <w:color w:val="333333"/>
          <w:sz w:val="26"/>
          <w:szCs w:val="26"/>
          <w:lang w:eastAsia="en-US"/>
        </w:rPr>
        <w:t xml:space="preserve"> cùng các bạn tìm hiểu chi tiết và ứng dụng của các thành phần trên.</w:t>
      </w:r>
    </w:p>
    <w:p w14:paraId="420802B0" w14:textId="00AEFDC9" w:rsidR="000F72B7" w:rsidRPr="000F72B7" w:rsidRDefault="000F72B7" w:rsidP="00077F15">
      <w:pPr>
        <w:jc w:val="both"/>
        <w:rPr>
          <w:rFonts w:eastAsia="Wingdings"/>
          <w:b/>
          <w:color w:val="333333"/>
          <w:sz w:val="26"/>
          <w:szCs w:val="26"/>
          <w:lang w:eastAsia="en-US"/>
        </w:rPr>
      </w:pPr>
      <w:r w:rsidRPr="000F72B7">
        <w:rPr>
          <w:rFonts w:eastAsia="Wingdings"/>
          <w:b/>
          <w:color w:val="333333"/>
          <w:sz w:val="26"/>
          <w:szCs w:val="26"/>
          <w:lang w:eastAsia="en-US"/>
        </w:rPr>
        <w:t> </w:t>
      </w:r>
      <w:r w:rsidR="00D66B30">
        <w:rPr>
          <w:rFonts w:eastAsia="Wingdings"/>
          <w:b/>
          <w:color w:val="333333"/>
          <w:sz w:val="26"/>
          <w:szCs w:val="26"/>
          <w:lang w:eastAsia="en-US"/>
        </w:rPr>
        <w:tab/>
      </w:r>
      <w:r w:rsidRPr="000F72B7">
        <w:rPr>
          <w:rFonts w:eastAsia="Wingdings"/>
          <w:b/>
          <w:color w:val="333333"/>
          <w:sz w:val="26"/>
          <w:szCs w:val="26"/>
          <w:lang w:eastAsia="en-US"/>
        </w:rPr>
        <w:t>Activity</w:t>
      </w:r>
    </w:p>
    <w:p w14:paraId="485C00D0" w14:textId="26E30F78" w:rsidR="000F72B7" w:rsidRPr="000F72B7" w:rsidRDefault="000F72B7" w:rsidP="00077F15">
      <w:pPr>
        <w:jc w:val="both"/>
        <w:rPr>
          <w:rFonts w:eastAsia="Wingdings"/>
          <w:sz w:val="26"/>
          <w:szCs w:val="26"/>
          <w:lang w:eastAsia="en-US"/>
        </w:rPr>
      </w:pPr>
      <w:r w:rsidRPr="000F72B7">
        <w:rPr>
          <w:rFonts w:eastAsia="Wingdings"/>
          <w:sz w:val="26"/>
          <w:szCs w:val="26"/>
          <w:lang w:eastAsia="en-US"/>
        </w:rPr>
        <w:t>Trong ứng dụng Android, Activity đóng vai trò đặc biệt quan trọng, là nơi giúp người dùng tương tác trực tiếp với ứng dụng, ví dụ như gọi điện thoại, chụp ảnh, gửi email hoặc xem bản đồ. Activity được coi là xương sống của một ứng dụng Android, một ứng dụng có thể có một hoặc nhiều Activity (bất kì ứng dụng nào cũng cần có ít nhất 1 Activity).</w:t>
      </w:r>
    </w:p>
    <w:p w14:paraId="0C981477" w14:textId="7E07D866" w:rsidR="000F72B7" w:rsidRPr="000F72B7" w:rsidRDefault="000F72B7" w:rsidP="00077F15">
      <w:pPr>
        <w:jc w:val="both"/>
        <w:rPr>
          <w:rFonts w:eastAsia="Wingdings"/>
          <w:sz w:val="26"/>
          <w:szCs w:val="26"/>
          <w:lang w:eastAsia="en-US"/>
        </w:rPr>
      </w:pPr>
      <w:r w:rsidRPr="000F72B7">
        <w:rPr>
          <w:rFonts w:eastAsia="Wingdings"/>
          <w:sz w:val="26"/>
          <w:szCs w:val="26"/>
          <w:lang w:eastAsia="en-US"/>
        </w:rPr>
        <w:t xml:space="preserve">Activity có thể hiển thị ở chế độ toàn màn hình, dạng cửa sổ hoặc với một kích thước nhất định Một Activity có thể gọi đến một Activity khác, Activity được gọi đến </w:t>
      </w:r>
      <w:r w:rsidR="005236D1">
        <w:rPr>
          <w:rFonts w:eastAsia="Wingdings"/>
          <w:sz w:val="26"/>
          <w:szCs w:val="26"/>
          <w:lang w:eastAsia="en-US"/>
        </w:rPr>
        <w:t>sẻ</w:t>
      </w:r>
      <w:r w:rsidRPr="000F72B7">
        <w:rPr>
          <w:rFonts w:eastAsia="Wingdings"/>
          <w:sz w:val="26"/>
          <w:szCs w:val="26"/>
          <w:lang w:eastAsia="en-US"/>
        </w:rPr>
        <w:t xml:space="preserve"> tương tác với người dùng tại thời điểm được gọi tới.Một ứng dụng bên ngoài có thể gọi tới bất kỳ Activity nào trong ứng dụng (nếu được cấp quyền). </w:t>
      </w:r>
    </w:p>
    <w:p w14:paraId="4155D818" w14:textId="0B41906B" w:rsidR="000F72B7" w:rsidRPr="000F72B7" w:rsidRDefault="000F72B7" w:rsidP="00077F15">
      <w:pPr>
        <w:jc w:val="both"/>
        <w:rPr>
          <w:rFonts w:eastAsia="Wingdings"/>
          <w:sz w:val="26"/>
          <w:szCs w:val="26"/>
          <w:lang w:eastAsia="en-US"/>
        </w:rPr>
      </w:pPr>
      <w:r w:rsidRPr="000F72B7">
        <w:rPr>
          <w:rFonts w:eastAsia="Wingdings"/>
          <w:i/>
          <w:sz w:val="26"/>
          <w:szCs w:val="26"/>
          <w:lang w:eastAsia="en-US"/>
        </w:rPr>
        <w:t>Ví dụ</w:t>
      </w:r>
      <w:r w:rsidRPr="000F72B7">
        <w:rPr>
          <w:rFonts w:eastAsia="Wingdings"/>
          <w:sz w:val="26"/>
          <w:szCs w:val="26"/>
          <w:lang w:eastAsia="en-US"/>
        </w:rPr>
        <w:t xml:space="preserve">: Một ứng dụng chụp ảnh sau khi chụp ảnh xong, </w:t>
      </w:r>
      <w:r w:rsidR="005236D1">
        <w:rPr>
          <w:rFonts w:eastAsia="Wingdings"/>
          <w:sz w:val="26"/>
          <w:szCs w:val="26"/>
          <w:lang w:eastAsia="en-US"/>
        </w:rPr>
        <w:t>sẻ</w:t>
      </w:r>
      <w:r w:rsidRPr="000F72B7">
        <w:rPr>
          <w:rFonts w:eastAsia="Wingdings"/>
          <w:sz w:val="26"/>
          <w:szCs w:val="26"/>
          <w:lang w:eastAsia="en-US"/>
        </w:rPr>
        <w:t xml:space="preserve"> gửi yêu cầu để start một activity có chức năng soạn email trong ứng dụng email nhằm mục đích gửi ảnh vừa chụp đi.</w:t>
      </w:r>
    </w:p>
    <w:p w14:paraId="154FF9C5" w14:textId="26E30F78" w:rsidR="000F72B7" w:rsidRPr="000F72B7" w:rsidRDefault="000F72B7" w:rsidP="00077F15">
      <w:pPr>
        <w:ind w:firstLine="720"/>
        <w:jc w:val="both"/>
        <w:rPr>
          <w:rFonts w:eastAsia="Wingdings"/>
          <w:b/>
          <w:color w:val="333333"/>
          <w:sz w:val="26"/>
          <w:szCs w:val="26"/>
          <w:lang w:eastAsia="en-US"/>
        </w:rPr>
      </w:pPr>
      <w:r w:rsidRPr="000F72B7">
        <w:rPr>
          <w:rFonts w:eastAsia="Wingdings"/>
          <w:b/>
          <w:color w:val="333333"/>
          <w:sz w:val="26"/>
          <w:szCs w:val="26"/>
          <w:lang w:eastAsia="en-US"/>
        </w:rPr>
        <w:t>Service</w:t>
      </w:r>
    </w:p>
    <w:p w14:paraId="382DC75E" w14:textId="26E30F78" w:rsidR="000F72B7" w:rsidRPr="000F72B7" w:rsidRDefault="000F72B7" w:rsidP="00077F15">
      <w:pPr>
        <w:jc w:val="both"/>
        <w:rPr>
          <w:rFonts w:eastAsia="Wingdings"/>
          <w:sz w:val="26"/>
          <w:szCs w:val="26"/>
          <w:lang w:eastAsia="en-US"/>
        </w:rPr>
      </w:pPr>
      <w:r w:rsidRPr="000F72B7">
        <w:rPr>
          <w:rFonts w:eastAsia="Wingdings"/>
          <w:sz w:val="26"/>
          <w:szCs w:val="26"/>
          <w:lang w:eastAsia="en-US"/>
        </w:rPr>
        <w:t xml:space="preserve">Service là một thành phần ứng dụng chạy ngầm trên hệ điều hành ví dụ như nghe nhạc, hoặc tương tác với một content provider. Service không tương tác trực tiếp với người dùng, </w:t>
      </w:r>
      <w:r w:rsidRPr="000F72B7">
        <w:rPr>
          <w:rFonts w:eastAsia="Wingdings"/>
          <w:sz w:val="26"/>
          <w:szCs w:val="26"/>
          <w:lang w:eastAsia="en-US"/>
        </w:rPr>
        <w:lastRenderedPageBreak/>
        <w:t>khi service chạy thì người dùng vẫn có thể tương tác với một thành phần khác trong ứng dụng hoặc có thể tương tác với một ứng dụng khác trong hệ thống.</w:t>
      </w:r>
    </w:p>
    <w:p w14:paraId="4F4641F5" w14:textId="26E30F78" w:rsidR="000F72B7" w:rsidRPr="000F72B7" w:rsidRDefault="000F72B7" w:rsidP="00077F15">
      <w:pPr>
        <w:jc w:val="both"/>
        <w:rPr>
          <w:rFonts w:eastAsia="Wingdings"/>
          <w:sz w:val="26"/>
          <w:szCs w:val="26"/>
          <w:lang w:eastAsia="en-US"/>
        </w:rPr>
      </w:pPr>
      <w:r w:rsidRPr="000F72B7">
        <w:rPr>
          <w:rFonts w:eastAsia="Wingdings"/>
          <w:i/>
          <w:sz w:val="26"/>
          <w:szCs w:val="26"/>
          <w:lang w:eastAsia="en-US"/>
        </w:rPr>
        <w:t>Ví dụ</w:t>
      </w:r>
      <w:r w:rsidRPr="000F72B7">
        <w:rPr>
          <w:rFonts w:eastAsia="Wingdings"/>
          <w:sz w:val="26"/>
          <w:szCs w:val="26"/>
          <w:lang w:eastAsia="en-US"/>
        </w:rPr>
        <w:t>: Chúng ta có thể vừa nghe nhạc, vừa lướt facebook là do ứng dụng nghe nhạc có một service chạy ngầm trong background để phát nhạc trong khi người dùng đang tương tác với ứng dụng facebook.</w:t>
      </w:r>
    </w:p>
    <w:p w14:paraId="555D218E" w14:textId="26E30F78" w:rsidR="000F72B7" w:rsidRPr="000F72B7" w:rsidRDefault="000F72B7" w:rsidP="00077F15">
      <w:pPr>
        <w:jc w:val="both"/>
        <w:rPr>
          <w:rFonts w:eastAsia="Wingdings"/>
          <w:sz w:val="26"/>
          <w:szCs w:val="26"/>
          <w:lang w:eastAsia="en-US"/>
        </w:rPr>
      </w:pPr>
      <w:r w:rsidRPr="000F72B7">
        <w:rPr>
          <w:rFonts w:eastAsia="Wingdings"/>
          <w:sz w:val="26"/>
          <w:szCs w:val="26"/>
          <w:lang w:eastAsia="en-US"/>
        </w:rPr>
        <w:t>Theo trang chủ android, Service trong Android được chia thành 3 loại đó là: Foreground Service, Background Service và Bound Service.</w:t>
      </w:r>
    </w:p>
    <w:p w14:paraId="70DD1E59" w14:textId="26E30F78" w:rsidR="000F72B7" w:rsidRPr="000F72B7" w:rsidRDefault="000F72B7" w:rsidP="00077F15">
      <w:pPr>
        <w:ind w:firstLine="720"/>
        <w:jc w:val="both"/>
        <w:rPr>
          <w:rFonts w:eastAsia="Wingdings"/>
          <w:b/>
          <w:color w:val="333333"/>
          <w:sz w:val="26"/>
          <w:szCs w:val="26"/>
          <w:lang w:eastAsia="en-US"/>
        </w:rPr>
      </w:pPr>
      <w:r w:rsidRPr="000F72B7">
        <w:rPr>
          <w:rFonts w:eastAsia="Wingdings"/>
          <w:b/>
          <w:color w:val="333333"/>
          <w:sz w:val="26"/>
          <w:szCs w:val="26"/>
          <w:lang w:eastAsia="en-US"/>
        </w:rPr>
        <w:t>Broadcast Receiver</w:t>
      </w:r>
    </w:p>
    <w:p w14:paraId="6DE22D65" w14:textId="26E30F78" w:rsidR="000F72B7" w:rsidRPr="000F72B7" w:rsidRDefault="000F72B7" w:rsidP="00077F15">
      <w:pPr>
        <w:jc w:val="both"/>
        <w:rPr>
          <w:rFonts w:eastAsia="Wingdings"/>
          <w:sz w:val="26"/>
          <w:szCs w:val="26"/>
          <w:lang w:eastAsia="en-US"/>
        </w:rPr>
      </w:pPr>
      <w:r w:rsidRPr="000F72B7">
        <w:rPr>
          <w:rFonts w:eastAsia="Wingdings"/>
          <w:sz w:val="26"/>
          <w:szCs w:val="26"/>
          <w:lang w:eastAsia="en-US"/>
        </w:rPr>
        <w:t>Broadcast Receiver là một thành phần của ứng dụng giúp lắng nghe các sự kiện mà hệ thống phát ra thông qua Intent, hệ thống có thể truyền phát ngay cả khi app không chạy. Broadcast Receiver không có giao diện cụ thể nhưng nó có thể thực hiện thông báo thông qua thanh Notification. Có rất nhiều broadcast được phát ra từ hệ thống, chúng ta có thể lấy ví dụ như một broadcast thông báo rằng màn hình điện thoại đã tắt, hay điện thoại đang ở trạng thái “Battery Low”, “Power Connected”, “Power Disconnected” hoặc một bức ảnh đã được chụp. Cũng có những broadcast được phát ra từ ứng dụng như sau khi download một tệp, ví dụ: Sau khi hoàn thành download một tệp tin, ứng dụng A phát ra thông báo là dữ liệu đã download xong, tệp đã sẵn sàng cho các ứng dụng khác có thể sử dụng.</w:t>
      </w:r>
    </w:p>
    <w:p w14:paraId="18F47FA5" w14:textId="18AC73CD" w:rsidR="000F72B7" w:rsidRPr="000F72B7" w:rsidRDefault="000F72B7" w:rsidP="00077F15">
      <w:pPr>
        <w:ind w:firstLine="720"/>
        <w:jc w:val="both"/>
        <w:rPr>
          <w:rFonts w:eastAsia="Wingdings"/>
          <w:b/>
          <w:color w:val="333333"/>
          <w:sz w:val="26"/>
          <w:szCs w:val="26"/>
          <w:lang w:eastAsia="en-US"/>
        </w:rPr>
      </w:pPr>
      <w:r w:rsidRPr="000F72B7">
        <w:rPr>
          <w:rFonts w:eastAsia="Wingdings"/>
          <w:b/>
          <w:color w:val="333333"/>
          <w:sz w:val="26"/>
          <w:szCs w:val="26"/>
          <w:lang w:eastAsia="en-US"/>
        </w:rPr>
        <w:t>Content Provider</w:t>
      </w:r>
    </w:p>
    <w:p w14:paraId="76D18B78" w14:textId="26E30F78" w:rsidR="000F72B7" w:rsidRPr="000F72B7" w:rsidRDefault="000F72B7" w:rsidP="00077F15">
      <w:pPr>
        <w:jc w:val="both"/>
        <w:rPr>
          <w:rFonts w:eastAsia="Wingdings"/>
          <w:sz w:val="26"/>
          <w:szCs w:val="26"/>
          <w:lang w:eastAsia="en-US"/>
        </w:rPr>
      </w:pPr>
      <w:r w:rsidRPr="000F72B7">
        <w:rPr>
          <w:rFonts w:eastAsia="Wingdings"/>
          <w:sz w:val="26"/>
          <w:szCs w:val="26"/>
          <w:lang w:eastAsia="en-US"/>
        </w:rPr>
        <w:t>Content Provider là một thành phần giúp các một ứng dụng có thể đọc và ghi dữ liệu từ một file hoặc từ SQLite của một ứng dụng khác trong cùng một hệ thống. Bất kỳ ứng dụng nào có quyền (permission) đều có thể truy xuất, chỉnh sửa dữ liệu của một ứng dụng khác.</w:t>
      </w:r>
    </w:p>
    <w:p w14:paraId="5FE07314" w14:textId="26E30F78" w:rsidR="000F72B7" w:rsidRPr="000F72B7" w:rsidRDefault="000F72B7" w:rsidP="00077F15">
      <w:pPr>
        <w:jc w:val="both"/>
        <w:rPr>
          <w:rFonts w:eastAsia="Wingdings"/>
          <w:sz w:val="26"/>
          <w:szCs w:val="26"/>
          <w:lang w:eastAsia="en-US"/>
        </w:rPr>
      </w:pPr>
      <w:r w:rsidRPr="000F72B7">
        <w:rPr>
          <w:rFonts w:eastAsia="Wingdings"/>
          <w:sz w:val="26"/>
          <w:szCs w:val="26"/>
          <w:lang w:eastAsia="en-US"/>
        </w:rPr>
        <w:t>Content Provider được chia thành 2 loại:</w:t>
      </w:r>
    </w:p>
    <w:p w14:paraId="40ABA31A" w14:textId="437748E6" w:rsidR="000F72B7" w:rsidRPr="000F72B7" w:rsidRDefault="000F72B7" w:rsidP="00077F15">
      <w:pPr>
        <w:jc w:val="both"/>
        <w:rPr>
          <w:rFonts w:eastAsia="Wingdings"/>
          <w:sz w:val="26"/>
          <w:szCs w:val="26"/>
          <w:lang w:eastAsia="en-US"/>
        </w:rPr>
      </w:pPr>
      <w:r w:rsidRPr="000F72B7">
        <w:rPr>
          <w:rFonts w:eastAsia="Wingdings"/>
          <w:sz w:val="26"/>
          <w:szCs w:val="26"/>
          <w:lang w:eastAsia="en-US"/>
        </w:rPr>
        <w:t>Native Content Provider: Là những Content Provider có sẵn, được tạo ra bởi hệ thống, ví dụ như Contacts, Message, …</w:t>
      </w:r>
    </w:p>
    <w:p w14:paraId="139CF84F" w14:textId="52346A42" w:rsidR="000F72B7" w:rsidRPr="000F72B7" w:rsidRDefault="000F72B7" w:rsidP="00077F15">
      <w:pPr>
        <w:jc w:val="both"/>
        <w:rPr>
          <w:rFonts w:eastAsia="Wingdings"/>
          <w:sz w:val="26"/>
          <w:szCs w:val="26"/>
          <w:lang w:eastAsia="en-US"/>
        </w:rPr>
      </w:pPr>
      <w:r w:rsidRPr="000F72B7">
        <w:rPr>
          <w:rFonts w:eastAsia="Wingdings"/>
          <w:sz w:val="26"/>
          <w:szCs w:val="26"/>
          <w:lang w:eastAsia="en-US"/>
        </w:rPr>
        <w:t>Custom Content Provider: Bao gồm các Content Provider được tạo ra bởi các developer phụ thuộc vào đặc điểm của từng ứng dụng.</w:t>
      </w:r>
    </w:p>
    <w:p w14:paraId="6CC9FC3C" w14:textId="3916F876" w:rsidR="000F72B7" w:rsidRDefault="002400F5" w:rsidP="00077F15">
      <w:pPr>
        <w:pStyle w:val="ListParagraph"/>
        <w:numPr>
          <w:ilvl w:val="1"/>
          <w:numId w:val="34"/>
        </w:numPr>
        <w:outlineLvl w:val="1"/>
        <w:rPr>
          <w:rFonts w:eastAsia="Wingdings"/>
          <w:b/>
        </w:rPr>
      </w:pPr>
      <w:bookmarkStart w:id="63" w:name="_Toc106007754"/>
      <w:bookmarkStart w:id="64" w:name="_Toc106013358"/>
      <w:bookmarkStart w:id="65" w:name="_Toc106036718"/>
      <w:r w:rsidRPr="002400F5">
        <w:rPr>
          <w:rFonts w:eastAsia="Wingdings"/>
          <w:b/>
        </w:rPr>
        <w:t xml:space="preserve">Hệ </w:t>
      </w:r>
      <w:r w:rsidR="00801DD7">
        <w:rPr>
          <w:rFonts w:eastAsia="Wingdings"/>
          <w:b/>
        </w:rPr>
        <w:t>quản trị</w:t>
      </w:r>
      <w:r w:rsidRPr="002400F5">
        <w:rPr>
          <w:rFonts w:eastAsia="Wingdings"/>
          <w:b/>
        </w:rPr>
        <w:t xml:space="preserve"> cơ sở dữ liệu</w:t>
      </w:r>
      <w:r w:rsidR="000F72B7" w:rsidRPr="00D66B30">
        <w:rPr>
          <w:rFonts w:eastAsia="Wingdings"/>
          <w:b/>
        </w:rPr>
        <w:t xml:space="preserve"> </w:t>
      </w:r>
      <w:r w:rsidRPr="002400F5">
        <w:rPr>
          <w:rFonts w:eastAsia="Wingdings"/>
          <w:b/>
        </w:rPr>
        <w:t>SQLite</w:t>
      </w:r>
      <w:bookmarkEnd w:id="63"/>
      <w:bookmarkEnd w:id="64"/>
      <w:bookmarkEnd w:id="65"/>
    </w:p>
    <w:p w14:paraId="6EFA80F6" w14:textId="30BCE280" w:rsidR="00573D3F" w:rsidRPr="00573D3F" w:rsidRDefault="00247721" w:rsidP="00077F15">
      <w:pPr>
        <w:pStyle w:val="ListParagraph"/>
        <w:numPr>
          <w:ilvl w:val="2"/>
          <w:numId w:val="37"/>
        </w:numPr>
        <w:outlineLvl w:val="2"/>
        <w:rPr>
          <w:rFonts w:eastAsia="Wingdings"/>
          <w:b/>
        </w:rPr>
      </w:pPr>
      <w:bookmarkStart w:id="66" w:name="_Toc106007755"/>
      <w:bookmarkStart w:id="67" w:name="_Toc106013359"/>
      <w:bookmarkStart w:id="68" w:name="_Toc106036719"/>
      <w:r>
        <w:rPr>
          <w:rFonts w:eastAsia="Wingdings"/>
          <w:b/>
        </w:rPr>
        <w:t>SQLite là gì?</w:t>
      </w:r>
      <w:bookmarkEnd w:id="66"/>
      <w:bookmarkEnd w:id="67"/>
      <w:bookmarkEnd w:id="68"/>
    </w:p>
    <w:p w14:paraId="1BDE8881" w14:textId="26E30F78" w:rsidR="000F72B7" w:rsidRPr="000F72B7" w:rsidRDefault="000F72B7" w:rsidP="00077F15">
      <w:pPr>
        <w:jc w:val="both"/>
        <w:rPr>
          <w:rFonts w:eastAsia="Wingdings"/>
          <w:sz w:val="26"/>
          <w:szCs w:val="26"/>
          <w:lang w:eastAsia="en-US"/>
        </w:rPr>
      </w:pPr>
      <w:r w:rsidRPr="000F72B7">
        <w:rPr>
          <w:rFonts w:eastAsia="Wingdings"/>
          <w:sz w:val="26"/>
          <w:szCs w:val="26"/>
          <w:lang w:eastAsia="en-US"/>
        </w:rPr>
        <w:t>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14:paraId="43277655" w14:textId="55041822" w:rsidR="000F72B7" w:rsidRPr="000F72B7" w:rsidRDefault="000F72B7" w:rsidP="00077F15">
      <w:pPr>
        <w:jc w:val="both"/>
        <w:rPr>
          <w:rFonts w:eastAsia="Wingdings"/>
          <w:sz w:val="26"/>
          <w:szCs w:val="26"/>
          <w:lang w:eastAsia="en-US"/>
        </w:rPr>
      </w:pPr>
      <w:r w:rsidRPr="000F72B7">
        <w:rPr>
          <w:rFonts w:eastAsia="Wingdings"/>
          <w:sz w:val="26"/>
          <w:szCs w:val="26"/>
          <w:lang w:eastAsia="en-US"/>
        </w:rPr>
        <w:lastRenderedPageBreak/>
        <w:t xml:space="preserve">SQLite thường không được sử dụng với các hệ thống lớn nhưng với những hệ thống ở quy mô </w:t>
      </w:r>
      <w:r w:rsidR="005236D1">
        <w:rPr>
          <w:rFonts w:eastAsia="Wingdings"/>
          <w:sz w:val="26"/>
          <w:szCs w:val="26"/>
          <w:lang w:eastAsia="en-US"/>
        </w:rPr>
        <w:t>vừa</w:t>
      </w:r>
      <w:r w:rsidRPr="000F72B7">
        <w:rPr>
          <w:rFonts w:eastAsia="Wingdings"/>
          <w:sz w:val="26"/>
          <w:szCs w:val="26"/>
          <w:lang w:eastAsia="en-US"/>
        </w:rPr>
        <w:t xml:space="preserve">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p>
    <w:p w14:paraId="5BF380EE" w14:textId="48F5A434" w:rsidR="000F72B7" w:rsidRPr="002400F5" w:rsidRDefault="000F72B7" w:rsidP="00F81291">
      <w:pPr>
        <w:pStyle w:val="ListParagraph"/>
        <w:numPr>
          <w:ilvl w:val="2"/>
          <w:numId w:val="37"/>
        </w:numPr>
        <w:outlineLvl w:val="2"/>
        <w:rPr>
          <w:rFonts w:eastAsia="Wingdings"/>
          <w:b/>
        </w:rPr>
      </w:pPr>
      <w:bookmarkStart w:id="69" w:name="_Toc106013360"/>
      <w:bookmarkStart w:id="70" w:name="_Toc106036720"/>
      <w:r w:rsidRPr="00D54A21">
        <w:rPr>
          <w:rFonts w:eastAsia="Wingdings"/>
          <w:b/>
        </w:rPr>
        <w:t>Tính năng của SQLi</w:t>
      </w:r>
      <w:r w:rsidRPr="0090677B">
        <w:rPr>
          <w:rFonts w:eastAsia="Wingdings"/>
          <w:b/>
        </w:rPr>
        <w:t>te</w:t>
      </w:r>
      <w:bookmarkEnd w:id="69"/>
      <w:bookmarkEnd w:id="70"/>
    </w:p>
    <w:p w14:paraId="27A61370" w14:textId="26E30F78" w:rsidR="000F72B7" w:rsidRPr="000F72B7" w:rsidRDefault="000F72B7" w:rsidP="00077F15">
      <w:pPr>
        <w:pStyle w:val="ListParagraph"/>
        <w:numPr>
          <w:ilvl w:val="0"/>
          <w:numId w:val="38"/>
        </w:numPr>
        <w:rPr>
          <w:rFonts w:eastAsia="Wingdings"/>
        </w:rPr>
      </w:pPr>
      <w:r w:rsidRPr="00282094">
        <w:rPr>
          <w:rFonts w:eastAsia="Wingdings"/>
        </w:rPr>
        <w:t>Giao dịch trong SQLite</w:t>
      </w:r>
      <w:r w:rsidRPr="000F72B7">
        <w:rPr>
          <w:rFonts w:eastAsia="Wingdings"/>
        </w:rPr>
        <w:t xml:space="preserve"> tuân thủ theo nguyên tắc (ACID) ngay cả sau hi hệ thống treo và mất điện.</w:t>
      </w:r>
    </w:p>
    <w:p w14:paraId="29447586" w14:textId="26E30F78" w:rsidR="000F72B7" w:rsidRPr="000F72B7" w:rsidRDefault="000F72B7" w:rsidP="00077F15">
      <w:pPr>
        <w:pStyle w:val="ListParagraph"/>
        <w:numPr>
          <w:ilvl w:val="0"/>
          <w:numId w:val="38"/>
        </w:numPr>
        <w:rPr>
          <w:rFonts w:eastAsia="Wingdings"/>
        </w:rPr>
      </w:pPr>
      <w:r w:rsidRPr="00282094">
        <w:rPr>
          <w:rFonts w:eastAsia="Wingdings"/>
        </w:rPr>
        <w:t>Không cấu hình</w:t>
      </w:r>
    </w:p>
    <w:p w14:paraId="425D543F" w14:textId="26E30F78" w:rsidR="000F72B7" w:rsidRPr="000F72B7" w:rsidRDefault="000F72B7" w:rsidP="00077F15">
      <w:pPr>
        <w:pStyle w:val="ListParagraph"/>
        <w:numPr>
          <w:ilvl w:val="0"/>
          <w:numId w:val="38"/>
        </w:numPr>
        <w:rPr>
          <w:rFonts w:eastAsia="Wingdings"/>
        </w:rPr>
      </w:pPr>
      <w:r w:rsidRPr="00282094">
        <w:rPr>
          <w:rFonts w:eastAsia="Wingdings"/>
        </w:rPr>
        <w:t xml:space="preserve">SQLite hỗ trợ với đầy đủ tính năng với các khả năng nâng cao như các chỉ mục 1 phần, các chỉ mục về các biểu thức, JSON và </w:t>
      </w:r>
      <w:r w:rsidRPr="000F72B7">
        <w:rPr>
          <w:rFonts w:eastAsia="Wingdings"/>
        </w:rPr>
        <w:t>các biểu thức bảng chung.</w:t>
      </w:r>
    </w:p>
    <w:p w14:paraId="1175C211" w14:textId="26E30F78" w:rsidR="000F72B7" w:rsidRPr="000F72B7" w:rsidRDefault="000F72B7" w:rsidP="00077F15">
      <w:pPr>
        <w:pStyle w:val="ListParagraph"/>
        <w:numPr>
          <w:ilvl w:val="0"/>
          <w:numId w:val="38"/>
        </w:numPr>
        <w:rPr>
          <w:rFonts w:eastAsia="Wingdings"/>
        </w:rPr>
      </w:pPr>
      <w:r w:rsidRPr="00282094">
        <w:rPr>
          <w:rFonts w:eastAsia="Wingdings"/>
        </w:rPr>
        <w:t>Một sở dữ liệu hoàn chỉnh được lưu trữ trong một tệp đa nền tảng duy nhất. P</w:t>
      </w:r>
      <w:r w:rsidRPr="000F72B7">
        <w:rPr>
          <w:rFonts w:eastAsia="Wingdings"/>
        </w:rPr>
        <w:t>hù hợp với sử dụng dưới dạng định dạng tệp ứng dụng</w:t>
      </w:r>
    </w:p>
    <w:p w14:paraId="6DA2BD19" w14:textId="26E30F78" w:rsidR="000F72B7" w:rsidRPr="000F72B7" w:rsidRDefault="000F72B7" w:rsidP="00077F15">
      <w:pPr>
        <w:pStyle w:val="ListParagraph"/>
        <w:numPr>
          <w:ilvl w:val="0"/>
          <w:numId w:val="38"/>
        </w:numPr>
        <w:rPr>
          <w:rFonts w:eastAsia="Wingdings"/>
        </w:rPr>
      </w:pPr>
      <w:r w:rsidRPr="00282094">
        <w:rPr>
          <w:rFonts w:eastAsia="Wingdings"/>
        </w:rPr>
        <w:t>Hỗ trợ các cơ sở dữ liệu có kích thước terabyte và các chuỗi có kích thước gigabyte.</w:t>
      </w:r>
    </w:p>
    <w:p w14:paraId="173D4765" w14:textId="26E30F78" w:rsidR="000F72B7" w:rsidRPr="000F72B7" w:rsidRDefault="000F72B7" w:rsidP="00077F15">
      <w:pPr>
        <w:pStyle w:val="ListParagraph"/>
        <w:numPr>
          <w:ilvl w:val="0"/>
          <w:numId w:val="38"/>
        </w:numPr>
        <w:rPr>
          <w:rFonts w:eastAsia="Wingdings"/>
        </w:rPr>
      </w:pPr>
      <w:r w:rsidRPr="00282094">
        <w:rPr>
          <w:rFonts w:eastAsia="Wingdings"/>
        </w:rPr>
        <w:t>API</w:t>
      </w:r>
    </w:p>
    <w:p w14:paraId="24E8A2F8" w14:textId="75D02315" w:rsidR="000F72B7" w:rsidRPr="000F72B7" w:rsidRDefault="00282094" w:rsidP="00077F15">
      <w:pPr>
        <w:pStyle w:val="ListParagraph"/>
        <w:rPr>
          <w:rFonts w:eastAsia="Wingdings"/>
        </w:rPr>
      </w:pPr>
      <w:r>
        <w:rPr>
          <w:rFonts w:eastAsia="Wingdings"/>
        </w:rPr>
        <w:t>-</w:t>
      </w:r>
      <w:r w:rsidR="000F72B7" w:rsidRPr="00282094">
        <w:rPr>
          <w:rFonts w:eastAsia="Wingdings"/>
        </w:rPr>
        <w:t>Đơn giản dễ s</w:t>
      </w:r>
      <w:r w:rsidR="000F72B7" w:rsidRPr="000F72B7">
        <w:rPr>
          <w:rFonts w:eastAsia="Wingdings"/>
        </w:rPr>
        <w:t>ử dụng</w:t>
      </w:r>
    </w:p>
    <w:p w14:paraId="0BC0BD31" w14:textId="26E30F78" w:rsidR="000F72B7" w:rsidRPr="000F72B7" w:rsidRDefault="000F72B7" w:rsidP="00077F15">
      <w:pPr>
        <w:pStyle w:val="ListParagraph"/>
        <w:numPr>
          <w:ilvl w:val="0"/>
          <w:numId w:val="38"/>
        </w:numPr>
        <w:rPr>
          <w:rFonts w:eastAsia="Wingdings"/>
        </w:rPr>
      </w:pPr>
      <w:r w:rsidRPr="00282094">
        <w:rPr>
          <w:rFonts w:eastAsia="Wingdings"/>
        </w:rPr>
        <w:t>N</w:t>
      </w:r>
      <w:r w:rsidRPr="000F72B7">
        <w:rPr>
          <w:rFonts w:eastAsia="Wingdings"/>
        </w:rPr>
        <w:t>hanh: Trong một số trường hợp, SQLite nhanh hơn hệ thống tệp tin trực tiếp I/O.</w:t>
      </w:r>
    </w:p>
    <w:p w14:paraId="7C26C402" w14:textId="26E30F78" w:rsidR="000F72B7" w:rsidRPr="000F72B7" w:rsidRDefault="000F72B7" w:rsidP="00077F15">
      <w:pPr>
        <w:pStyle w:val="ListParagraph"/>
        <w:numPr>
          <w:ilvl w:val="0"/>
          <w:numId w:val="38"/>
        </w:numPr>
        <w:rPr>
          <w:rFonts w:eastAsia="Wingdings"/>
        </w:rPr>
      </w:pPr>
      <w:r w:rsidRPr="00282094">
        <w:rPr>
          <w:rFonts w:eastAsia="Wingdings"/>
        </w:rPr>
        <w:t>Được viết bằng</w:t>
      </w:r>
      <w:r w:rsidRPr="000F72B7">
        <w:rPr>
          <w:rFonts w:eastAsia="Wingdings"/>
        </w:rPr>
        <w:t xml:space="preserve"> ANSI-C.</w:t>
      </w:r>
    </w:p>
    <w:p w14:paraId="763A7E4E" w14:textId="26E30F78" w:rsidR="000F72B7" w:rsidRPr="000F72B7" w:rsidRDefault="000F72B7" w:rsidP="00077F15">
      <w:pPr>
        <w:pStyle w:val="ListParagraph"/>
        <w:numPr>
          <w:ilvl w:val="0"/>
          <w:numId w:val="38"/>
        </w:numPr>
        <w:rPr>
          <w:rFonts w:eastAsia="Wingdings"/>
        </w:rPr>
      </w:pPr>
      <w:r w:rsidRPr="00282094">
        <w:rPr>
          <w:rFonts w:eastAsia="Wingdings"/>
        </w:rPr>
        <w:t>Bindings cho hàng chục ngôn ngữ khác có sẵn 1 cách riêng biệt.</w:t>
      </w:r>
    </w:p>
    <w:p w14:paraId="3D0C60A9" w14:textId="26E30F78" w:rsidR="000F72B7" w:rsidRPr="000F72B7" w:rsidRDefault="000F72B7" w:rsidP="00077F15">
      <w:pPr>
        <w:pStyle w:val="ListParagraph"/>
        <w:numPr>
          <w:ilvl w:val="0"/>
          <w:numId w:val="38"/>
        </w:numPr>
        <w:rPr>
          <w:rFonts w:eastAsia="Wingdings"/>
        </w:rPr>
      </w:pPr>
      <w:r w:rsidRPr="00282094">
        <w:rPr>
          <w:rFonts w:eastAsia="Wingdings"/>
        </w:rPr>
        <w:t>Mã nguồn đầy, nguồn mở đủ có thể kiểm tra nhánh 100%.</w:t>
      </w:r>
    </w:p>
    <w:p w14:paraId="1EE503A5" w14:textId="26E30F78" w:rsidR="000F72B7" w:rsidRPr="000F72B7" w:rsidRDefault="000F72B7" w:rsidP="00077F15">
      <w:pPr>
        <w:pStyle w:val="ListParagraph"/>
        <w:numPr>
          <w:ilvl w:val="0"/>
          <w:numId w:val="38"/>
        </w:numPr>
        <w:rPr>
          <w:rFonts w:eastAsia="Wingdings"/>
        </w:rPr>
      </w:pPr>
      <w:r w:rsidRPr="00282094">
        <w:rPr>
          <w:rFonts w:eastAsia="Wingdings"/>
        </w:rPr>
        <w:t>Nền tảng đa nền tảng:</w:t>
      </w:r>
    </w:p>
    <w:p w14:paraId="52C99906" w14:textId="4E3B69AF" w:rsidR="000F72B7" w:rsidRPr="000F72B7" w:rsidRDefault="000F72B7" w:rsidP="00077F15">
      <w:pPr>
        <w:pStyle w:val="ListParagraph"/>
        <w:numPr>
          <w:ilvl w:val="0"/>
          <w:numId w:val="38"/>
        </w:numPr>
        <w:rPr>
          <w:rFonts w:eastAsia="Wingdings"/>
        </w:rPr>
      </w:pPr>
      <w:r w:rsidRPr="00282094">
        <w:rPr>
          <w:rFonts w:eastAsia="Wingdings"/>
        </w:rPr>
        <w:t>SQLite</w:t>
      </w:r>
      <w:r w:rsidRPr="000F72B7">
        <w:rPr>
          <w:rFonts w:eastAsia="Wingdings"/>
        </w:rPr>
        <w:t xml:space="preserve"> là có sẵn trên Android, *BSD, iOS, Linux, Mac, Solaris, Windows</w:t>
      </w:r>
      <w:r w:rsidR="0058347A">
        <w:rPr>
          <w:rFonts w:eastAsia="Wingdings"/>
          <w:lang w:val="vi-VN"/>
        </w:rPr>
        <w:t>.</w:t>
      </w:r>
      <w:r w:rsidRPr="000F72B7">
        <w:rPr>
          <w:rFonts w:eastAsia="Wingdings"/>
        </w:rPr>
        <w:t>.. Dễ dàng dịch chuyển sang các hệ thống khác.</w:t>
      </w:r>
    </w:p>
    <w:p w14:paraId="1B004AFB" w14:textId="0D7CC599" w:rsidR="000F72B7" w:rsidRPr="002400F5" w:rsidRDefault="000F72B7" w:rsidP="00077F15">
      <w:pPr>
        <w:pStyle w:val="ListParagraph"/>
        <w:numPr>
          <w:ilvl w:val="2"/>
          <w:numId w:val="37"/>
        </w:numPr>
        <w:outlineLvl w:val="2"/>
        <w:rPr>
          <w:rFonts w:eastAsia="Wingdings"/>
          <w:b/>
        </w:rPr>
      </w:pPr>
      <w:r w:rsidRPr="002400F5">
        <w:rPr>
          <w:rFonts w:eastAsia="Wingdings"/>
          <w:b/>
        </w:rPr>
        <w:t xml:space="preserve"> </w:t>
      </w:r>
      <w:bookmarkStart w:id="71" w:name="_Toc106013361"/>
      <w:bookmarkStart w:id="72" w:name="_Toc106036721"/>
      <w:r w:rsidRPr="002400F5">
        <w:rPr>
          <w:rFonts w:eastAsia="Wingdings"/>
          <w:b/>
        </w:rPr>
        <w:t>Ứng dụng chủ yếu của SQLite</w:t>
      </w:r>
      <w:bookmarkEnd w:id="71"/>
      <w:bookmarkEnd w:id="72"/>
    </w:p>
    <w:p w14:paraId="754943D1" w14:textId="7565A704" w:rsidR="000F72B7" w:rsidRPr="000F72B7" w:rsidRDefault="000F72B7" w:rsidP="00077F15">
      <w:pPr>
        <w:numPr>
          <w:ilvl w:val="0"/>
          <w:numId w:val="6"/>
        </w:numPr>
        <w:jc w:val="both"/>
        <w:rPr>
          <w:rFonts w:eastAsia="Wingdings"/>
          <w:b/>
          <w:sz w:val="26"/>
          <w:szCs w:val="26"/>
          <w:lang w:eastAsia="en-US"/>
        </w:rPr>
      </w:pPr>
      <w:r w:rsidRPr="000F72B7">
        <w:rPr>
          <w:rFonts w:eastAsia="Wingdings"/>
          <w:b/>
          <w:sz w:val="26"/>
          <w:szCs w:val="26"/>
          <w:lang w:eastAsia="en-US"/>
        </w:rPr>
        <w:t xml:space="preserve">Cơ sở dữ liệu cho Internet </w:t>
      </w:r>
      <w:r w:rsidR="0058347A">
        <w:rPr>
          <w:rFonts w:eastAsia="Wingdings"/>
          <w:b/>
          <w:sz w:val="26"/>
          <w:szCs w:val="26"/>
          <w:lang w:eastAsia="en-US"/>
        </w:rPr>
        <w:t>o</w:t>
      </w:r>
      <w:r w:rsidRPr="000F72B7">
        <w:rPr>
          <w:rFonts w:eastAsia="Wingdings"/>
          <w:b/>
          <w:sz w:val="26"/>
          <w:szCs w:val="26"/>
          <w:lang w:eastAsia="en-US"/>
        </w:rPr>
        <w:t>f Things.</w:t>
      </w:r>
    </w:p>
    <w:p w14:paraId="16BB9174" w14:textId="26E30F78" w:rsidR="000F72B7" w:rsidRPr="000F72B7" w:rsidRDefault="000F72B7" w:rsidP="00077F15">
      <w:pPr>
        <w:numPr>
          <w:ilvl w:val="0"/>
          <w:numId w:val="7"/>
        </w:numPr>
        <w:jc w:val="both"/>
        <w:rPr>
          <w:rFonts w:eastAsia="Wingdings"/>
          <w:sz w:val="26"/>
          <w:szCs w:val="26"/>
          <w:lang w:eastAsia="en-US"/>
        </w:rPr>
      </w:pPr>
      <w:r w:rsidRPr="000F72B7">
        <w:rPr>
          <w:rFonts w:eastAsia="Wingdings"/>
          <w:sz w:val="26"/>
          <w:szCs w:val="26"/>
          <w:lang w:eastAsia="en-US"/>
        </w:rPr>
        <w:t>SQLite là lựa chọn phổ biến cho các công cụ cơ sở dữ liệu trong điện thoại di động, PDA, máy nghe nhạc mp3, hộp set-top, và các tiện ích điện tử khác.</w:t>
      </w:r>
    </w:p>
    <w:p w14:paraId="34C7D19A" w14:textId="26E30F78" w:rsidR="000F72B7" w:rsidRPr="000F72B7" w:rsidRDefault="000F72B7" w:rsidP="00077F15">
      <w:pPr>
        <w:numPr>
          <w:ilvl w:val="0"/>
          <w:numId w:val="6"/>
        </w:numPr>
        <w:contextualSpacing/>
        <w:jc w:val="both"/>
        <w:rPr>
          <w:rFonts w:eastAsia="Wingdings"/>
          <w:b/>
          <w:sz w:val="26"/>
          <w:szCs w:val="26"/>
          <w:lang w:eastAsia="en-US"/>
        </w:rPr>
      </w:pPr>
      <w:r w:rsidRPr="000F72B7">
        <w:rPr>
          <w:rFonts w:eastAsia="Wingdings"/>
          <w:b/>
          <w:sz w:val="26"/>
          <w:szCs w:val="26"/>
          <w:lang w:eastAsia="en-US"/>
        </w:rPr>
        <w:t>Định dạng tệp ứng dụng.</w:t>
      </w:r>
    </w:p>
    <w:p w14:paraId="70C0DF34" w14:textId="26E30F78" w:rsidR="000F72B7" w:rsidRPr="000F72B7" w:rsidRDefault="000F72B7" w:rsidP="00077F15">
      <w:pPr>
        <w:numPr>
          <w:ilvl w:val="0"/>
          <w:numId w:val="8"/>
        </w:numPr>
        <w:jc w:val="both"/>
        <w:rPr>
          <w:rFonts w:eastAsia="Wingdings"/>
          <w:sz w:val="26"/>
          <w:szCs w:val="26"/>
          <w:lang w:eastAsia="en-US"/>
        </w:rPr>
      </w:pPr>
      <w:r w:rsidRPr="000F72B7">
        <w:rPr>
          <w:rFonts w:eastAsia="Wingdings"/>
          <w:sz w:val="26"/>
          <w:szCs w:val="26"/>
          <w:lang w:eastAsia="en-US"/>
        </w:rPr>
        <w:t>Thay vì sử dụng fopen() để viết XML, JSON, CSV hoặc một số định dạng động quyền vào các tệp đĩa được ứng dụng của bạn sử dụng, hãy sử dụng SQLite.</w:t>
      </w:r>
    </w:p>
    <w:p w14:paraId="323FBB10" w14:textId="26E30F78" w:rsidR="000F72B7" w:rsidRPr="000F72B7" w:rsidRDefault="000F72B7" w:rsidP="00077F15">
      <w:pPr>
        <w:numPr>
          <w:ilvl w:val="0"/>
          <w:numId w:val="6"/>
        </w:numPr>
        <w:contextualSpacing/>
        <w:jc w:val="both"/>
        <w:rPr>
          <w:rFonts w:eastAsia="Wingdings"/>
          <w:b/>
          <w:sz w:val="26"/>
          <w:szCs w:val="26"/>
          <w:lang w:eastAsia="en-US"/>
        </w:rPr>
      </w:pPr>
      <w:r w:rsidRPr="000F72B7">
        <w:rPr>
          <w:rFonts w:eastAsia="Wingdings"/>
          <w:b/>
          <w:sz w:val="26"/>
          <w:szCs w:val="26"/>
          <w:lang w:eastAsia="en-US"/>
        </w:rPr>
        <w:t>Cơ sở dữ liệu cho web.</w:t>
      </w:r>
    </w:p>
    <w:p w14:paraId="51F82150" w14:textId="26E30F78" w:rsidR="000F72B7" w:rsidRPr="000F72B7" w:rsidRDefault="000F72B7" w:rsidP="00077F15">
      <w:pPr>
        <w:numPr>
          <w:ilvl w:val="0"/>
          <w:numId w:val="9"/>
        </w:numPr>
        <w:jc w:val="both"/>
        <w:rPr>
          <w:rFonts w:eastAsia="Wingdings"/>
          <w:sz w:val="26"/>
          <w:szCs w:val="26"/>
          <w:lang w:eastAsia="en-US"/>
        </w:rPr>
      </w:pPr>
      <w:r w:rsidRPr="000F72B7">
        <w:rPr>
          <w:rFonts w:eastAsia="Wingdings"/>
          <w:sz w:val="26"/>
          <w:szCs w:val="26"/>
          <w:lang w:eastAsia="en-US"/>
        </w:rPr>
        <w:lastRenderedPageBreak/>
        <w:t>Bởi vì SQLite không yêu cầu cấu hình và lưu trữ thông tin trong các tệp đĩa thông thường nên SQLite là lựa chọn phổ biến làm cơ sở dữ liệu để quay lại các trang web vừa và nhỏ.</w:t>
      </w:r>
    </w:p>
    <w:p w14:paraId="3722E55C" w14:textId="26E30F78" w:rsidR="000F72B7" w:rsidRPr="000F72B7" w:rsidRDefault="000F72B7" w:rsidP="00077F15">
      <w:pPr>
        <w:numPr>
          <w:ilvl w:val="0"/>
          <w:numId w:val="6"/>
        </w:numPr>
        <w:contextualSpacing/>
        <w:jc w:val="both"/>
        <w:rPr>
          <w:rFonts w:eastAsia="Wingdings"/>
          <w:b/>
          <w:sz w:val="26"/>
          <w:szCs w:val="26"/>
          <w:lang w:eastAsia="en-US"/>
        </w:rPr>
      </w:pPr>
      <w:r w:rsidRPr="000F72B7">
        <w:rPr>
          <w:rFonts w:eastAsia="Wingdings"/>
          <w:b/>
          <w:sz w:val="26"/>
          <w:szCs w:val="26"/>
          <w:lang w:eastAsia="en-US"/>
        </w:rPr>
        <w:t>Stand-in cho một doanh nghiệp RDBMS:</w:t>
      </w:r>
    </w:p>
    <w:p w14:paraId="50C5D875" w14:textId="26E30F78" w:rsidR="000F72B7" w:rsidRPr="000F72B7" w:rsidRDefault="000F72B7" w:rsidP="00077F15">
      <w:pPr>
        <w:numPr>
          <w:ilvl w:val="0"/>
          <w:numId w:val="10"/>
        </w:numPr>
        <w:jc w:val="both"/>
        <w:rPr>
          <w:rFonts w:eastAsia="Wingdings"/>
          <w:sz w:val="26"/>
          <w:szCs w:val="26"/>
          <w:lang w:eastAsia="en-US"/>
        </w:rPr>
      </w:pPr>
      <w:r w:rsidRPr="000F72B7">
        <w:rPr>
          <w:rFonts w:eastAsia="Wingdings"/>
          <w:sz w:val="26"/>
          <w:szCs w:val="26"/>
          <w:lang w:eastAsia="en-US"/>
        </w:rPr>
        <w:t>SQLite được sử dụng như một RDBMS doanh nghiệp cho mục đích trình diễn hoặc để thử nghiệm vì SQLite nhanh và không yêu cầu thiết lập.</w:t>
      </w:r>
    </w:p>
    <w:p w14:paraId="510DD8C5" w14:textId="103362E5" w:rsidR="000F72B7" w:rsidRPr="000F72B7" w:rsidRDefault="00801DD7" w:rsidP="00F81291">
      <w:pPr>
        <w:pStyle w:val="ListParagraph"/>
        <w:numPr>
          <w:ilvl w:val="1"/>
          <w:numId w:val="37"/>
        </w:numPr>
        <w:pBdr>
          <w:top w:val="nil"/>
          <w:left w:val="nil"/>
          <w:bottom w:val="nil"/>
          <w:right w:val="nil"/>
          <w:between w:val="nil"/>
        </w:pBdr>
        <w:tabs>
          <w:tab w:val="left" w:pos="450"/>
        </w:tabs>
        <w:outlineLvl w:val="1"/>
        <w:rPr>
          <w:b/>
          <w:color w:val="000000"/>
        </w:rPr>
      </w:pPr>
      <w:bookmarkStart w:id="73" w:name="_Toc106013362"/>
      <w:bookmarkStart w:id="74" w:name="_Toc106036722"/>
      <w:r>
        <w:rPr>
          <w:b/>
          <w:color w:val="000000" w:themeColor="text1"/>
        </w:rPr>
        <w:t>Hệ quản trị cơ sở dữ liệu Firebase</w:t>
      </w:r>
      <w:bookmarkEnd w:id="73"/>
      <w:bookmarkEnd w:id="74"/>
    </w:p>
    <w:p w14:paraId="1B41D65C" w14:textId="26E30F78" w:rsidR="000F72B7" w:rsidRPr="000F72B7" w:rsidRDefault="000F72B7" w:rsidP="00F81291">
      <w:pPr>
        <w:pStyle w:val="ListParagraph"/>
        <w:numPr>
          <w:ilvl w:val="2"/>
          <w:numId w:val="37"/>
        </w:numPr>
        <w:pBdr>
          <w:top w:val="nil"/>
          <w:left w:val="nil"/>
          <w:bottom w:val="nil"/>
          <w:right w:val="nil"/>
          <w:between w:val="nil"/>
        </w:pBdr>
        <w:outlineLvl w:val="2"/>
        <w:rPr>
          <w:b/>
          <w:color w:val="000000"/>
        </w:rPr>
      </w:pPr>
      <w:bookmarkStart w:id="75" w:name="_Toc106013363"/>
      <w:bookmarkStart w:id="76" w:name="_Toc106036723"/>
      <w:r w:rsidRPr="00A443A6">
        <w:rPr>
          <w:b/>
          <w:color w:val="000000" w:themeColor="text1"/>
        </w:rPr>
        <w:t>Firebase là gì?</w:t>
      </w:r>
      <w:bookmarkEnd w:id="75"/>
      <w:bookmarkEnd w:id="76"/>
    </w:p>
    <w:p w14:paraId="47C94443" w14:textId="26E30F78" w:rsidR="000F72B7" w:rsidRPr="000F72B7" w:rsidRDefault="000F72B7" w:rsidP="00077F15">
      <w:pPr>
        <w:ind w:firstLine="720"/>
        <w:jc w:val="both"/>
        <w:rPr>
          <w:sz w:val="26"/>
          <w:szCs w:val="26"/>
          <w:lang w:eastAsia="en-US"/>
        </w:rPr>
      </w:pPr>
      <w:r w:rsidRPr="000F72B7">
        <w:rPr>
          <w:sz w:val="26"/>
          <w:szCs w:val="26"/>
          <w:lang w:eastAsia="en-US"/>
        </w:rPr>
        <w:t>Firebase là một nền tảng mà Google cung cấp để phát triển các ứng dụng di động và trang web, hỗ trợ Developer trong việc đơn giản hóa các thao tác với dữ liệu và không cần tác động tới backend hay server.</w:t>
      </w:r>
    </w:p>
    <w:p w14:paraId="0F4CAB10" w14:textId="26E30F78" w:rsidR="000F72B7" w:rsidRPr="000F72B7" w:rsidRDefault="000F72B7" w:rsidP="00077F15">
      <w:pPr>
        <w:pStyle w:val="ListParagraph"/>
        <w:numPr>
          <w:ilvl w:val="2"/>
          <w:numId w:val="37"/>
        </w:numPr>
        <w:pBdr>
          <w:top w:val="nil"/>
          <w:left w:val="nil"/>
          <w:bottom w:val="nil"/>
          <w:right w:val="nil"/>
          <w:between w:val="nil"/>
        </w:pBdr>
        <w:outlineLvl w:val="2"/>
        <w:rPr>
          <w:b/>
          <w:color w:val="000000"/>
        </w:rPr>
      </w:pPr>
      <w:bookmarkStart w:id="77" w:name="_Toc106013364"/>
      <w:bookmarkStart w:id="78" w:name="_Toc106036724"/>
      <w:r w:rsidRPr="00A443A6">
        <w:rPr>
          <w:b/>
          <w:color w:val="000000" w:themeColor="text1"/>
        </w:rPr>
        <w:t>Cách thức hoạt động của Firebase</w:t>
      </w:r>
      <w:bookmarkEnd w:id="77"/>
      <w:bookmarkEnd w:id="78"/>
    </w:p>
    <w:p w14:paraId="0B4B4DCC" w14:textId="26E30F78" w:rsidR="000F72B7" w:rsidRPr="000F72B7" w:rsidRDefault="000F72B7" w:rsidP="00077F15">
      <w:pPr>
        <w:ind w:firstLine="720"/>
        <w:jc w:val="both"/>
        <w:rPr>
          <w:sz w:val="26"/>
          <w:szCs w:val="26"/>
          <w:lang w:eastAsia="en-US"/>
        </w:rPr>
      </w:pPr>
      <w:r w:rsidRPr="000F72B7">
        <w:rPr>
          <w:sz w:val="26"/>
          <w:szCs w:val="26"/>
          <w:lang w:eastAsia="en-US"/>
        </w:rPr>
        <w:t>Sau khi được Google mua lại và tiến hành phát triển, Firebase thực hiện nhiều hoạt động hỗ trợ. Dưới đây là 3 cách thức hoạt động nổi bật của firebase.</w:t>
      </w:r>
    </w:p>
    <w:p w14:paraId="62F43B70" w14:textId="26E30F78" w:rsidR="000F72B7" w:rsidRPr="000F72B7" w:rsidRDefault="000F72B7" w:rsidP="000F72B7">
      <w:pPr>
        <w:ind w:firstLine="720"/>
        <w:rPr>
          <w:b/>
          <w:sz w:val="26"/>
          <w:szCs w:val="26"/>
          <w:lang w:eastAsia="en-US"/>
        </w:rPr>
      </w:pPr>
      <w:r w:rsidRPr="000F72B7">
        <w:rPr>
          <w:b/>
          <w:sz w:val="26"/>
          <w:szCs w:val="26"/>
          <w:lang w:eastAsia="en-US"/>
        </w:rPr>
        <w:t xml:space="preserve">Firebase Realtime Database </w:t>
      </w:r>
    </w:p>
    <w:p w14:paraId="4E991798" w14:textId="50BE6450" w:rsidR="000F72B7" w:rsidRPr="000F72B7" w:rsidRDefault="000F72B7" w:rsidP="00077F15">
      <w:pPr>
        <w:spacing w:line="276" w:lineRule="auto"/>
        <w:ind w:firstLine="720"/>
        <w:jc w:val="both"/>
        <w:rPr>
          <w:sz w:val="26"/>
          <w:szCs w:val="26"/>
          <w:lang w:eastAsia="en-US"/>
        </w:rPr>
      </w:pPr>
      <w:r w:rsidRPr="000F72B7">
        <w:rPr>
          <w:sz w:val="26"/>
          <w:szCs w:val="26"/>
          <w:lang w:eastAsia="en-US"/>
        </w:rPr>
        <w:t xml:space="preserve">Đầu tiên, để sử dụng nền tảng này tạo ứng dụng, lập trình viên cần đăng ký tài khoản Firebase. Đăng ký xong, bạn </w:t>
      </w:r>
      <w:r w:rsidR="00077F15">
        <w:rPr>
          <w:sz w:val="26"/>
          <w:szCs w:val="26"/>
          <w:lang w:eastAsia="en-US"/>
        </w:rPr>
        <w:t>sẽ sở</w:t>
      </w:r>
      <w:r w:rsidRPr="000F72B7">
        <w:rPr>
          <w:sz w:val="26"/>
          <w:szCs w:val="26"/>
          <w:lang w:eastAsia="en-US"/>
        </w:rPr>
        <w:t xml:space="preserve"> hữu một Realtime Database có dạng JSON được đồng bộ thời gian đến tất cả kết nối client.</w:t>
      </w:r>
    </w:p>
    <w:p w14:paraId="622B0F3D" w14:textId="2B093853" w:rsidR="000F72B7" w:rsidRPr="000F72B7" w:rsidRDefault="000F72B7" w:rsidP="00077F15">
      <w:pPr>
        <w:spacing w:line="276" w:lineRule="auto"/>
        <w:ind w:firstLine="720"/>
        <w:jc w:val="both"/>
        <w:rPr>
          <w:sz w:val="26"/>
          <w:szCs w:val="26"/>
          <w:lang w:eastAsia="en-US"/>
        </w:rPr>
      </w:pPr>
      <w:r w:rsidRPr="000F72B7">
        <w:rPr>
          <w:sz w:val="26"/>
          <w:szCs w:val="26"/>
          <w:lang w:eastAsia="en-US"/>
        </w:rPr>
        <w:t xml:space="preserve">Dữ liệu trong các database được tự động cập nhật liên tục khi lập trình viên tiến hành phát triển ứng dụng. Sau khi được cập nhật, những dữ liệu này </w:t>
      </w:r>
      <w:r w:rsidR="00077F15">
        <w:rPr>
          <w:sz w:val="26"/>
          <w:szCs w:val="26"/>
          <w:lang w:eastAsia="en-US"/>
        </w:rPr>
        <w:t>sẽ được</w:t>
      </w:r>
      <w:r w:rsidRPr="000F72B7">
        <w:rPr>
          <w:sz w:val="26"/>
          <w:szCs w:val="26"/>
          <w:lang w:eastAsia="en-US"/>
        </w:rPr>
        <w:t xml:space="preserve"> truyền tải thông qua kết nối SSL có chứng nhận 2048 bit.</w:t>
      </w:r>
    </w:p>
    <w:p w14:paraId="28F47C04" w14:textId="148B41EC" w:rsidR="000F72B7" w:rsidRPr="000F72B7" w:rsidRDefault="000F72B7" w:rsidP="00077F15">
      <w:pPr>
        <w:spacing w:line="276" w:lineRule="auto"/>
        <w:ind w:firstLine="720"/>
        <w:jc w:val="both"/>
        <w:rPr>
          <w:color w:val="000000"/>
          <w:sz w:val="26"/>
          <w:szCs w:val="26"/>
          <w:lang w:eastAsia="en-US"/>
        </w:rPr>
      </w:pPr>
      <w:r w:rsidRPr="000F72B7">
        <w:rPr>
          <w:color w:val="000000" w:themeColor="text1"/>
          <w:sz w:val="26"/>
          <w:szCs w:val="26"/>
          <w:lang w:eastAsia="en-US"/>
        </w:rPr>
        <w:t xml:space="preserve">Tại những ứng dụng đa nền tảng toàn bộ máy khách đều dùng chung một database. Trong trường hợp kết nối Internet bị gián đoạn, các dữ liệu </w:t>
      </w:r>
      <w:r w:rsidR="00077F15">
        <w:rPr>
          <w:color w:val="000000" w:themeColor="text1"/>
          <w:sz w:val="26"/>
          <w:szCs w:val="26"/>
          <w:lang w:eastAsia="en-US"/>
        </w:rPr>
        <w:t>sẽ được</w:t>
      </w:r>
      <w:r w:rsidRPr="000F72B7">
        <w:rPr>
          <w:color w:val="000000" w:themeColor="text1"/>
          <w:sz w:val="26"/>
          <w:szCs w:val="26"/>
          <w:lang w:eastAsia="en-US"/>
        </w:rPr>
        <w:t xml:space="preserve"> lưu trữ trên local và cập nhật khi đường truyền ổn định. </w:t>
      </w:r>
    </w:p>
    <w:p w14:paraId="46466BA9" w14:textId="26E30F78" w:rsidR="000F72B7" w:rsidRPr="000F72B7" w:rsidRDefault="000F72B7" w:rsidP="00077F15">
      <w:pPr>
        <w:spacing w:line="276" w:lineRule="auto"/>
        <w:ind w:firstLine="720"/>
        <w:jc w:val="both"/>
        <w:rPr>
          <w:b/>
          <w:color w:val="000000"/>
          <w:sz w:val="26"/>
          <w:szCs w:val="26"/>
          <w:lang w:eastAsia="en-US"/>
        </w:rPr>
      </w:pPr>
      <w:r w:rsidRPr="000F72B7">
        <w:rPr>
          <w:b/>
          <w:color w:val="000000" w:themeColor="text1"/>
          <w:sz w:val="26"/>
          <w:szCs w:val="26"/>
          <w:lang w:eastAsia="en-US"/>
        </w:rPr>
        <w:t xml:space="preserve">Freebase Authentication </w:t>
      </w:r>
    </w:p>
    <w:p w14:paraId="169D13CE" w14:textId="26E30F78" w:rsidR="000F72B7" w:rsidRPr="000F72B7" w:rsidRDefault="000F72B7" w:rsidP="00077F15">
      <w:pPr>
        <w:spacing w:line="276" w:lineRule="auto"/>
        <w:ind w:firstLine="720"/>
        <w:jc w:val="both"/>
        <w:rPr>
          <w:color w:val="000000"/>
          <w:sz w:val="26"/>
          <w:szCs w:val="26"/>
          <w:lang w:eastAsia="en-US"/>
        </w:rPr>
      </w:pPr>
      <w:r w:rsidRPr="000F72B7">
        <w:rPr>
          <w:color w:val="000000" w:themeColor="text1"/>
          <w:sz w:val="26"/>
          <w:szCs w:val="26"/>
          <w:lang w:eastAsia="en-US"/>
        </w:rPr>
        <w:t xml:space="preserve">Hoạt động kế tiếp của Firebase là tạo lập quy trình xác thực người dùng thông qua các phương tiện như </w:t>
      </w:r>
      <w:r w:rsidRPr="000F72B7">
        <w:rPr>
          <w:sz w:val="26"/>
          <w:szCs w:val="26"/>
          <w:lang w:eastAsia="en-US"/>
        </w:rPr>
        <w:t>Google</w:t>
      </w:r>
      <w:r w:rsidRPr="000F72B7">
        <w:rPr>
          <w:color w:val="000000" w:themeColor="text1"/>
          <w:sz w:val="26"/>
          <w:szCs w:val="26"/>
          <w:lang w:eastAsia="en-US"/>
        </w:rPr>
        <w:t>, Email, GitHub, Facebook, Twitter và xác thực nặc danh đối với các ứng dụng. Việc xác thực giúp bảo vệ an toàn dữ liệu về thông tin cá nhân của người dùng mạng.</w:t>
      </w:r>
    </w:p>
    <w:p w14:paraId="230D7E69" w14:textId="26E30F78" w:rsidR="000F72B7" w:rsidRPr="000F72B7" w:rsidRDefault="000F72B7" w:rsidP="00077F15">
      <w:pPr>
        <w:ind w:firstLine="720"/>
        <w:jc w:val="both"/>
        <w:rPr>
          <w:color w:val="000000"/>
          <w:sz w:val="26"/>
          <w:szCs w:val="26"/>
          <w:lang w:eastAsia="en-US"/>
        </w:rPr>
      </w:pPr>
    </w:p>
    <w:p w14:paraId="57B73AF0" w14:textId="26E30F78" w:rsidR="000F72B7" w:rsidRPr="000F72B7" w:rsidRDefault="000F72B7" w:rsidP="00077F15">
      <w:pPr>
        <w:ind w:firstLine="720"/>
        <w:jc w:val="both"/>
        <w:rPr>
          <w:b/>
          <w:color w:val="000000"/>
          <w:sz w:val="26"/>
          <w:szCs w:val="26"/>
          <w:lang w:eastAsia="en-US"/>
        </w:rPr>
      </w:pPr>
      <w:r w:rsidRPr="000F72B7">
        <w:rPr>
          <w:b/>
          <w:color w:val="000000" w:themeColor="text1"/>
          <w:sz w:val="26"/>
          <w:szCs w:val="26"/>
          <w:lang w:eastAsia="en-US"/>
        </w:rPr>
        <w:t xml:space="preserve">Firebase Hosting </w:t>
      </w:r>
    </w:p>
    <w:p w14:paraId="2B5CFD41" w14:textId="26E30F78" w:rsidR="000F72B7" w:rsidRPr="000F72B7" w:rsidRDefault="000F72B7" w:rsidP="00077F15">
      <w:pPr>
        <w:spacing w:line="276" w:lineRule="auto"/>
        <w:ind w:firstLine="720"/>
        <w:jc w:val="both"/>
        <w:rPr>
          <w:sz w:val="26"/>
          <w:szCs w:val="26"/>
          <w:lang w:eastAsia="en-US"/>
        </w:rPr>
      </w:pPr>
      <w:r w:rsidRPr="000F72B7">
        <w:rPr>
          <w:color w:val="000000" w:themeColor="text1"/>
          <w:sz w:val="26"/>
          <w:szCs w:val="26"/>
          <w:lang w:eastAsia="en-US"/>
        </w:rPr>
        <w:lastRenderedPageBreak/>
        <w:t>Các thức hoạt động tiêu biểu cuối cùng, không thể không nhắc đến của Firebase là cung cấp hosting. Firebase hosting thông qua sự hỗ trợ của SSL đến từ mạng CDN. Nhờ vậy mà lập trình viên có thể tiết kiệm rất nhiều thời gian thiết kế cũng như phát triển ứng dụng.</w:t>
      </w:r>
    </w:p>
    <w:p w14:paraId="296C67F4" w14:textId="26E30F78" w:rsidR="000F72B7" w:rsidRPr="000F72B7" w:rsidRDefault="000F72B7" w:rsidP="00F81291">
      <w:pPr>
        <w:pStyle w:val="ListParagraph"/>
        <w:numPr>
          <w:ilvl w:val="2"/>
          <w:numId w:val="37"/>
        </w:numPr>
        <w:pBdr>
          <w:top w:val="nil"/>
          <w:left w:val="nil"/>
          <w:bottom w:val="nil"/>
          <w:right w:val="nil"/>
          <w:between w:val="nil"/>
        </w:pBdr>
        <w:outlineLvl w:val="2"/>
        <w:rPr>
          <w:b/>
          <w:color w:val="000000"/>
        </w:rPr>
      </w:pPr>
      <w:bookmarkStart w:id="79" w:name="_Toc106013365"/>
      <w:bookmarkStart w:id="80" w:name="_Toc106036725"/>
      <w:r w:rsidRPr="00C91D4A">
        <w:rPr>
          <w:b/>
          <w:color w:val="000000" w:themeColor="text1"/>
        </w:rPr>
        <w:t>Ưu điểm của Firebase</w:t>
      </w:r>
      <w:bookmarkEnd w:id="79"/>
      <w:bookmarkEnd w:id="80"/>
    </w:p>
    <w:p w14:paraId="3EDCBE1A"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Tốc độ cao: Firebase hỗ trợ phát triển ứng dụng với tốc độ nhanh chóng, giảm bớt thời gian phát triển và tiếp thị ứng dụng.</w:t>
      </w:r>
    </w:p>
    <w:p w14:paraId="3575C9B5"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 xml:space="preserve">Đơn giản, dễ dàng trong sử dụng: Người dùng có thể tạo tài khoản Firebase bằng tài khoản Google và cũng như sử dụng nền tảng này trong phát triển ứng dụng một cách dễ dàng. </w:t>
      </w:r>
    </w:p>
    <w:p w14:paraId="02C7EB91"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Một nền tảng, đa dịch vụ: Firebase cung cấp đầy đủ các dịch vụ hỗ trợ phát triển web, bạn có thể chọn database Firestore hoặc Realtime theo ý muốn.</w:t>
      </w:r>
    </w:p>
    <w:p w14:paraId="4AA4BFBD"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Là một phần của Google: Firebase đã được mua lại và hiện tại đang là một phần của Google. Nó khai thác triệt để sức mạnh và các dịch vụ sẵn có của Google.</w:t>
      </w:r>
    </w:p>
    <w:p w14:paraId="2D5C99FE"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 xml:space="preserve">Tập trung phát triển chủ yếu về giao diện người dùng: Firebase cho phép lập trình viên tập trung chủ yếu vào phát triển phần giao diện người dùng nhờ kho Backend mẫu phong phú đa dạng. </w:t>
      </w:r>
    </w:p>
    <w:p w14:paraId="548C7811"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Không có máy chủ: Điều này giúp Firebase có khả năng tối ưu hóa về hiệu suất làm việc thông qua mở rộng cụm database.</w:t>
      </w:r>
    </w:p>
    <w:p w14:paraId="2BE7195D"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Học máy: Firebase cung cấp học máy cho lập trình viên, hỗ trợ tối đa cho việc phát triển ứng dụng</w:t>
      </w:r>
    </w:p>
    <w:p w14:paraId="5BC4E1EB"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Tạo ra lưu lượng truy cập: Với khả năng hỗ trợ tạo lập các chỉ mục, Firebase giúp nâng cao thứ hạng của ứng dụng trên bảng xếp hạng Google, từ đó tăng lượt traffic.</w:t>
      </w:r>
    </w:p>
    <w:p w14:paraId="2B1BEC1C"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Theo dõi lỗi: Firebase là công cụ phát triển, khắc phục lỗi tuyệt vời.</w:t>
      </w:r>
    </w:p>
    <w:p w14:paraId="693DABB0"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Sao lưu: Firebase sao lưu thường xuyên, giúp đảm bảo tính sẵn có và bảo mật thông tin cho dữ liệu.</w:t>
      </w:r>
    </w:p>
    <w:p w14:paraId="7DF05DA5" w14:textId="26E30F78" w:rsidR="000F72B7" w:rsidRPr="000F72B7" w:rsidRDefault="000F72B7" w:rsidP="000F72B7">
      <w:pPr>
        <w:tabs>
          <w:tab w:val="left" w:pos="900"/>
        </w:tabs>
        <w:spacing w:after="0" w:line="240" w:lineRule="auto"/>
        <w:rPr>
          <w:sz w:val="26"/>
          <w:szCs w:val="26"/>
          <w:lang w:eastAsia="en-US"/>
        </w:rPr>
      </w:pPr>
    </w:p>
    <w:p w14:paraId="09457390" w14:textId="26E30F78" w:rsidR="000F72B7" w:rsidRPr="000F72B7" w:rsidRDefault="000F72B7" w:rsidP="00F81291">
      <w:pPr>
        <w:pStyle w:val="ListParagraph"/>
        <w:numPr>
          <w:ilvl w:val="2"/>
          <w:numId w:val="37"/>
        </w:numPr>
        <w:pBdr>
          <w:top w:val="nil"/>
          <w:left w:val="nil"/>
          <w:bottom w:val="nil"/>
          <w:right w:val="nil"/>
          <w:between w:val="nil"/>
        </w:pBdr>
        <w:spacing w:line="276" w:lineRule="auto"/>
        <w:outlineLvl w:val="2"/>
        <w:rPr>
          <w:b/>
          <w:color w:val="000000"/>
        </w:rPr>
      </w:pPr>
      <w:bookmarkStart w:id="81" w:name="_Toc106013366"/>
      <w:bookmarkStart w:id="82" w:name="_Toc106036726"/>
      <w:r w:rsidRPr="00A443A6">
        <w:rPr>
          <w:b/>
          <w:color w:val="000000" w:themeColor="text1"/>
        </w:rPr>
        <w:t>Nhược điểm của Firebase</w:t>
      </w:r>
      <w:bookmarkEnd w:id="81"/>
      <w:bookmarkEnd w:id="82"/>
    </w:p>
    <w:p w14:paraId="486F0F16"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Không phải mã nguồn mở</w:t>
      </w:r>
    </w:p>
    <w:p w14:paraId="67A2AC89"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Chỉ hoạt động trên CSDL NoSQL</w:t>
      </w:r>
    </w:p>
    <w:p w14:paraId="66C1F309"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Lập trình viên không được truy cập mã nguồn</w:t>
      </w:r>
    </w:p>
    <w:p w14:paraId="3995965B"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Truy vấn chậm</w:t>
      </w:r>
    </w:p>
    <w:p w14:paraId="3AB60517"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Phạm vi hoạt động bị hạn chế ở một vài quốc gia</w:t>
      </w:r>
    </w:p>
    <w:p w14:paraId="73EE09A3"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Một vài dịch vụ cần trả phí, chi phí dành cho Firebase tương đối lớn và không ổn định</w:t>
      </w:r>
    </w:p>
    <w:p w14:paraId="0DF49A98"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Thiếu Dedicated Servers và cả hợp đồng doanh nghiệp</w:t>
      </w:r>
    </w:p>
    <w:p w14:paraId="7BDB6DBD" w14:textId="26E30F78" w:rsidR="000F72B7" w:rsidRPr="000F72B7" w:rsidRDefault="000F72B7" w:rsidP="00077F15">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Không cung cấp API GraphQL</w:t>
      </w:r>
    </w:p>
    <w:p w14:paraId="2C0DF887" w14:textId="26E30F78" w:rsidR="000F72B7" w:rsidRPr="000F72B7" w:rsidRDefault="000F72B7" w:rsidP="00F81291">
      <w:pPr>
        <w:numPr>
          <w:ilvl w:val="0"/>
          <w:numId w:val="5"/>
        </w:numPr>
        <w:pBdr>
          <w:top w:val="nil"/>
          <w:left w:val="nil"/>
          <w:bottom w:val="nil"/>
          <w:right w:val="nil"/>
          <w:between w:val="nil"/>
        </w:pBdr>
        <w:tabs>
          <w:tab w:val="left" w:pos="900"/>
        </w:tabs>
        <w:spacing w:after="0" w:line="276" w:lineRule="auto"/>
        <w:ind w:left="0" w:firstLine="720"/>
        <w:rPr>
          <w:color w:val="000000"/>
          <w:sz w:val="26"/>
          <w:szCs w:val="26"/>
          <w:lang w:eastAsia="en-US"/>
        </w:rPr>
      </w:pPr>
      <w:r w:rsidRPr="000F72B7">
        <w:rPr>
          <w:color w:val="000000" w:themeColor="text1"/>
          <w:sz w:val="26"/>
          <w:szCs w:val="26"/>
          <w:lang w:eastAsia="en-US"/>
        </w:rPr>
        <w:lastRenderedPageBreak/>
        <w:t>Chỉ có thể chạy trên Google Cloud</w:t>
      </w:r>
    </w:p>
    <w:p w14:paraId="2F04191A" w14:textId="26E30F78" w:rsidR="000F72B7" w:rsidRPr="000F72B7" w:rsidRDefault="000F72B7" w:rsidP="00F81291">
      <w:pPr>
        <w:numPr>
          <w:ilvl w:val="0"/>
          <w:numId w:val="5"/>
        </w:numPr>
        <w:pBdr>
          <w:top w:val="nil"/>
          <w:left w:val="nil"/>
          <w:bottom w:val="nil"/>
          <w:right w:val="nil"/>
          <w:between w:val="nil"/>
        </w:pBdr>
        <w:tabs>
          <w:tab w:val="left" w:pos="900"/>
        </w:tabs>
        <w:spacing w:line="276" w:lineRule="auto"/>
        <w:ind w:left="0" w:firstLine="720"/>
        <w:rPr>
          <w:color w:val="000000"/>
          <w:sz w:val="26"/>
          <w:szCs w:val="26"/>
          <w:lang w:eastAsia="en-US"/>
        </w:rPr>
      </w:pPr>
      <w:r w:rsidRPr="000F72B7">
        <w:rPr>
          <w:color w:val="000000" w:themeColor="text1"/>
          <w:sz w:val="26"/>
          <w:szCs w:val="26"/>
          <w:lang w:eastAsia="en-US"/>
        </w:rPr>
        <w:t>Thiếu Dedicated Servers và cả hợp đồng doanh nghiệp.</w:t>
      </w:r>
    </w:p>
    <w:p w14:paraId="4B43CDEA" w14:textId="48B048C2" w:rsidR="000F72B7" w:rsidRPr="000F72B7" w:rsidRDefault="004630ED" w:rsidP="00F81291">
      <w:pPr>
        <w:pStyle w:val="ListParagraph"/>
        <w:numPr>
          <w:ilvl w:val="1"/>
          <w:numId w:val="37"/>
        </w:numPr>
        <w:outlineLvl w:val="1"/>
        <w:rPr>
          <w:b/>
          <w:color w:val="000000"/>
        </w:rPr>
      </w:pPr>
      <w:bookmarkStart w:id="83" w:name="_Toc106013367"/>
      <w:bookmarkStart w:id="84" w:name="_Toc106036727"/>
      <w:r>
        <w:rPr>
          <w:b/>
          <w:bCs/>
        </w:rPr>
        <w:t>C</w:t>
      </w:r>
      <w:r w:rsidRPr="005937E7">
        <w:rPr>
          <w:b/>
          <w:bCs/>
        </w:rPr>
        <w:t xml:space="preserve">ông cụ mã nguồn mở </w:t>
      </w:r>
      <w:r w:rsidR="005236D1">
        <w:rPr>
          <w:b/>
          <w:bCs/>
        </w:rPr>
        <w:t>PhpMyAdmin</w:t>
      </w:r>
      <w:bookmarkEnd w:id="83"/>
      <w:bookmarkEnd w:id="84"/>
    </w:p>
    <w:p w14:paraId="033F7130" w14:textId="79C551AE" w:rsidR="000F72B7" w:rsidRPr="000F72B7" w:rsidRDefault="005236D1" w:rsidP="00F81291">
      <w:pPr>
        <w:pStyle w:val="ListParagraph"/>
        <w:numPr>
          <w:ilvl w:val="2"/>
          <w:numId w:val="37"/>
        </w:numPr>
        <w:pBdr>
          <w:top w:val="nil"/>
          <w:left w:val="nil"/>
          <w:bottom w:val="nil"/>
          <w:right w:val="nil"/>
          <w:between w:val="nil"/>
        </w:pBdr>
        <w:tabs>
          <w:tab w:val="left" w:pos="450"/>
        </w:tabs>
        <w:outlineLvl w:val="2"/>
        <w:rPr>
          <w:color w:val="000000"/>
        </w:rPr>
      </w:pPr>
      <w:bookmarkStart w:id="85" w:name="_Toc106013368"/>
      <w:bookmarkStart w:id="86" w:name="_Toc106036728"/>
      <w:r>
        <w:rPr>
          <w:b/>
          <w:color w:val="000000" w:themeColor="text1"/>
        </w:rPr>
        <w:t>PhpMyAdmin</w:t>
      </w:r>
      <w:r w:rsidR="000F72B7" w:rsidRPr="005937E7">
        <w:rPr>
          <w:b/>
          <w:color w:val="000000" w:themeColor="text1"/>
        </w:rPr>
        <w:t xml:space="preserve"> là gì?</w:t>
      </w:r>
      <w:bookmarkEnd w:id="85"/>
      <w:bookmarkEnd w:id="86"/>
    </w:p>
    <w:p w14:paraId="33E5F67C" w14:textId="4C7F79BC" w:rsidR="000F72B7" w:rsidRPr="000F72B7" w:rsidRDefault="000F72B7" w:rsidP="00077F15">
      <w:pPr>
        <w:tabs>
          <w:tab w:val="left" w:pos="450"/>
        </w:tabs>
        <w:jc w:val="both"/>
        <w:rPr>
          <w:sz w:val="26"/>
          <w:szCs w:val="26"/>
          <w:lang w:eastAsia="en-US"/>
        </w:rPr>
      </w:pPr>
      <w:r w:rsidRPr="000F72B7">
        <w:rPr>
          <w:sz w:val="26"/>
          <w:szCs w:val="26"/>
          <w:lang w:eastAsia="en-US"/>
        </w:rPr>
        <w:t>PhpMyAdmin là một công cụ nguồn mở được viết bằng ngôn ngữ PHP để giúp người dùng quản lý cơ sở dữ liệu của MySQL thông qua một trình duyệt web. Đây là công cụ quản trị MySQL phổ biến nhất được sử dụng bởi hàng triệu người dùng trên toàn thế giới, đặc biệt là các nhà quản trị cơ sở dữ liệu hay database administrator. Thay vì sử dụng giao diện cửa sổ dòng lệnh (command line interface), với trình duyệt web của mình, thông qua giao diện người dùng (user interface), phpMyAdmin có thể thực hiện nhiều tác vụ như tạo, cập nhật, sửa đổi hoặc xóa bỏ cơ sở dữ liệu, bảng hoặc bản ghi; thực hiện báo cáo SQL; phân quyền và quản lý người dùng…</w:t>
      </w:r>
    </w:p>
    <w:p w14:paraId="182DC7CC" w14:textId="531E75E2" w:rsidR="000F72B7" w:rsidRPr="000F72B7" w:rsidRDefault="000F72B7" w:rsidP="00F81291">
      <w:pPr>
        <w:pStyle w:val="ListParagraph"/>
        <w:numPr>
          <w:ilvl w:val="2"/>
          <w:numId w:val="37"/>
        </w:numPr>
        <w:pBdr>
          <w:top w:val="nil"/>
          <w:left w:val="nil"/>
          <w:bottom w:val="nil"/>
          <w:right w:val="nil"/>
          <w:between w:val="nil"/>
        </w:pBdr>
        <w:tabs>
          <w:tab w:val="left" w:pos="450"/>
        </w:tabs>
        <w:outlineLvl w:val="2"/>
        <w:rPr>
          <w:color w:val="000000"/>
        </w:rPr>
      </w:pPr>
      <w:bookmarkStart w:id="87" w:name="_Toc106013369"/>
      <w:bookmarkStart w:id="88" w:name="_Toc106036729"/>
      <w:r w:rsidRPr="005937E7">
        <w:rPr>
          <w:b/>
          <w:color w:val="000000" w:themeColor="text1"/>
        </w:rPr>
        <w:t xml:space="preserve">Các tính năng của </w:t>
      </w:r>
      <w:r w:rsidR="005236D1">
        <w:rPr>
          <w:b/>
          <w:color w:val="000000" w:themeColor="text1"/>
        </w:rPr>
        <w:t>PhpMyAdmin</w:t>
      </w:r>
      <w:bookmarkEnd w:id="87"/>
      <w:bookmarkEnd w:id="88"/>
    </w:p>
    <w:p w14:paraId="2F5691EF" w14:textId="26E30F78" w:rsidR="000F72B7" w:rsidRPr="00325D73" w:rsidRDefault="000F72B7" w:rsidP="45041B1A">
      <w:pPr>
        <w:shd w:val="clear" w:color="auto" w:fill="FFFFFF" w:themeFill="background1"/>
        <w:spacing w:after="150" w:line="240" w:lineRule="auto"/>
        <w:rPr>
          <w:color w:val="000000" w:themeColor="text1"/>
          <w:sz w:val="26"/>
          <w:szCs w:val="26"/>
          <w:lang w:eastAsia="en-US"/>
        </w:rPr>
      </w:pPr>
      <w:r w:rsidRPr="00325D73">
        <w:rPr>
          <w:color w:val="000000" w:themeColor="text1"/>
          <w:sz w:val="26"/>
          <w:szCs w:val="26"/>
          <w:lang w:eastAsia="en-US"/>
        </w:rPr>
        <w:t>Một số tính năng chung thường được sử dụng trên</w:t>
      </w:r>
      <w:r w:rsidRPr="00325D73">
        <w:rPr>
          <w:b/>
          <w:color w:val="000000" w:themeColor="text1"/>
          <w:sz w:val="26"/>
          <w:szCs w:val="26"/>
          <w:lang w:eastAsia="en-US"/>
        </w:rPr>
        <w:t> phpMyAdmin</w:t>
      </w:r>
      <w:r w:rsidRPr="00325D73">
        <w:rPr>
          <w:color w:val="000000" w:themeColor="text1"/>
          <w:sz w:val="26"/>
          <w:szCs w:val="26"/>
          <w:lang w:eastAsia="en-US"/>
        </w:rPr>
        <w:t>:</w:t>
      </w:r>
    </w:p>
    <w:p w14:paraId="272959D7" w14:textId="74E3CD03" w:rsidR="000F72B7" w:rsidRPr="00325D73" w:rsidRDefault="000F72B7" w:rsidP="00F81291">
      <w:pPr>
        <w:numPr>
          <w:ilvl w:val="0"/>
          <w:numId w:val="11"/>
        </w:numPr>
        <w:shd w:val="clear" w:color="auto" w:fill="FFFFFF" w:themeFill="background1"/>
        <w:spacing w:before="280" w:after="0" w:line="240" w:lineRule="auto"/>
        <w:rPr>
          <w:color w:val="000000" w:themeColor="text1"/>
          <w:lang w:eastAsia="en-US"/>
        </w:rPr>
      </w:pPr>
      <w:r w:rsidRPr="00325D73">
        <w:rPr>
          <w:color w:val="000000" w:themeColor="text1"/>
          <w:sz w:val="26"/>
          <w:szCs w:val="26"/>
          <w:lang w:eastAsia="en-US"/>
        </w:rPr>
        <w:t>Quản lý user</w:t>
      </w:r>
      <w:r w:rsidR="0058347A">
        <w:rPr>
          <w:color w:val="000000" w:themeColor="text1"/>
          <w:sz w:val="26"/>
          <w:szCs w:val="26"/>
          <w:lang w:val="vi-VN" w:eastAsia="en-US"/>
        </w:rPr>
        <w:t xml:space="preserve"> </w:t>
      </w:r>
      <w:r w:rsidRPr="00325D73">
        <w:rPr>
          <w:color w:val="000000" w:themeColor="text1"/>
          <w:sz w:val="26"/>
          <w:szCs w:val="26"/>
          <w:lang w:eastAsia="en-US"/>
        </w:rPr>
        <w:t>(người dùng): thêm, xóa, sửa(phân quyền).</w:t>
      </w:r>
    </w:p>
    <w:p w14:paraId="786842AD" w14:textId="26E30F78" w:rsidR="000F72B7" w:rsidRPr="00325D73" w:rsidRDefault="000F72B7" w:rsidP="00F81291">
      <w:pPr>
        <w:numPr>
          <w:ilvl w:val="0"/>
          <w:numId w:val="11"/>
        </w:numPr>
        <w:shd w:val="clear" w:color="auto" w:fill="FFFFFF" w:themeFill="background1"/>
        <w:spacing w:after="0" w:line="240" w:lineRule="auto"/>
        <w:rPr>
          <w:color w:val="000000" w:themeColor="text1"/>
          <w:lang w:eastAsia="en-US"/>
        </w:rPr>
      </w:pPr>
      <w:r w:rsidRPr="00325D73">
        <w:rPr>
          <w:color w:val="000000" w:themeColor="text1"/>
          <w:sz w:val="26"/>
          <w:szCs w:val="26"/>
          <w:lang w:eastAsia="en-US"/>
        </w:rPr>
        <w:t> Quản lý cơ sở dữ liệu: tạo mới, xóa, sửa, thêm bảng, hàng, trường, tìm kiếm đối tượng.</w:t>
      </w:r>
    </w:p>
    <w:p w14:paraId="52D2E22E" w14:textId="30394D76" w:rsidR="000F72B7" w:rsidRPr="00325D73" w:rsidRDefault="000F72B7" w:rsidP="00F81291">
      <w:pPr>
        <w:numPr>
          <w:ilvl w:val="0"/>
          <w:numId w:val="11"/>
        </w:numPr>
        <w:shd w:val="clear" w:color="auto" w:fill="FFFFFF" w:themeFill="background1"/>
        <w:spacing w:after="0" w:line="240" w:lineRule="auto"/>
        <w:rPr>
          <w:color w:val="000000" w:themeColor="text1"/>
          <w:lang w:eastAsia="en-US"/>
        </w:rPr>
      </w:pPr>
      <w:r w:rsidRPr="00325D73">
        <w:rPr>
          <w:color w:val="000000" w:themeColor="text1"/>
          <w:sz w:val="26"/>
          <w:szCs w:val="26"/>
          <w:lang w:eastAsia="en-US"/>
        </w:rPr>
        <w:t>Nhập xuất dữ liệu</w:t>
      </w:r>
      <w:r w:rsidR="0058347A">
        <w:rPr>
          <w:color w:val="000000" w:themeColor="text1"/>
          <w:sz w:val="26"/>
          <w:szCs w:val="26"/>
          <w:lang w:val="vi-VN" w:eastAsia="en-US"/>
        </w:rPr>
        <w:t xml:space="preserve"> </w:t>
      </w:r>
      <w:r w:rsidRPr="00325D73">
        <w:rPr>
          <w:color w:val="000000" w:themeColor="text1"/>
          <w:sz w:val="26"/>
          <w:szCs w:val="26"/>
          <w:lang w:eastAsia="en-US"/>
        </w:rPr>
        <w:t>(Import/Export): hỗ trợ các định dạng SQL, XML và CSV.</w:t>
      </w:r>
    </w:p>
    <w:p w14:paraId="7F3BD7F2" w14:textId="26E30F78" w:rsidR="000F72B7" w:rsidRPr="00325D73" w:rsidRDefault="000F72B7" w:rsidP="00F81291">
      <w:pPr>
        <w:numPr>
          <w:ilvl w:val="0"/>
          <w:numId w:val="11"/>
        </w:numPr>
        <w:shd w:val="clear" w:color="auto" w:fill="FFFFFF" w:themeFill="background1"/>
        <w:spacing w:after="0" w:line="240" w:lineRule="auto"/>
        <w:rPr>
          <w:color w:val="000000" w:themeColor="text1"/>
          <w:lang w:eastAsia="en-US"/>
        </w:rPr>
      </w:pPr>
      <w:r w:rsidRPr="00325D73">
        <w:rPr>
          <w:color w:val="000000" w:themeColor="text1"/>
          <w:sz w:val="26"/>
          <w:szCs w:val="26"/>
          <w:lang w:eastAsia="en-US"/>
        </w:rPr>
        <w:t>Thực hiện các truy vấn MySQL, giám sát quá trình và theo dõi.</w:t>
      </w:r>
    </w:p>
    <w:p w14:paraId="35D86BEE" w14:textId="215D7220" w:rsidR="000F72B7" w:rsidRPr="00325D73" w:rsidRDefault="000F72B7" w:rsidP="00F81291">
      <w:pPr>
        <w:numPr>
          <w:ilvl w:val="0"/>
          <w:numId w:val="11"/>
        </w:numPr>
        <w:shd w:val="clear" w:color="auto" w:fill="FFFFFF" w:themeFill="background1"/>
        <w:spacing w:after="280" w:line="276" w:lineRule="auto"/>
        <w:rPr>
          <w:color w:val="000000" w:themeColor="text1"/>
          <w:lang w:eastAsia="en-US"/>
        </w:rPr>
      </w:pPr>
      <w:r w:rsidRPr="00325D73">
        <w:rPr>
          <w:color w:val="000000" w:themeColor="text1"/>
          <w:sz w:val="26"/>
          <w:szCs w:val="26"/>
          <w:lang w:eastAsia="en-US"/>
        </w:rPr>
        <w:t> Sao lưu và khôi phục</w:t>
      </w:r>
      <w:r w:rsidR="0058347A">
        <w:rPr>
          <w:color w:val="000000" w:themeColor="text1"/>
          <w:sz w:val="26"/>
          <w:szCs w:val="26"/>
          <w:lang w:val="vi-VN" w:eastAsia="en-US"/>
        </w:rPr>
        <w:t xml:space="preserve"> </w:t>
      </w:r>
      <w:r w:rsidRPr="00325D73">
        <w:rPr>
          <w:color w:val="000000" w:themeColor="text1"/>
          <w:sz w:val="26"/>
          <w:szCs w:val="26"/>
          <w:lang w:eastAsia="en-US"/>
        </w:rPr>
        <w:t>(Backup/Restore): Thao tác thủ công.</w:t>
      </w:r>
    </w:p>
    <w:p w14:paraId="4AB15D9B" w14:textId="26E30F78" w:rsidR="000F72B7" w:rsidRPr="000F72B7" w:rsidRDefault="000F72B7" w:rsidP="00F81291">
      <w:pPr>
        <w:pStyle w:val="ListParagraph"/>
        <w:numPr>
          <w:ilvl w:val="2"/>
          <w:numId w:val="37"/>
        </w:numPr>
        <w:pBdr>
          <w:top w:val="nil"/>
          <w:left w:val="nil"/>
          <w:bottom w:val="nil"/>
          <w:right w:val="nil"/>
          <w:between w:val="nil"/>
        </w:pBdr>
        <w:tabs>
          <w:tab w:val="left" w:pos="450"/>
        </w:tabs>
        <w:spacing w:line="276" w:lineRule="auto"/>
        <w:outlineLvl w:val="2"/>
        <w:rPr>
          <w:color w:val="000000"/>
        </w:rPr>
      </w:pPr>
      <w:bookmarkStart w:id="89" w:name="_Toc106013370"/>
      <w:bookmarkStart w:id="90" w:name="_Toc106036730"/>
      <w:r w:rsidRPr="00B14A28">
        <w:rPr>
          <w:b/>
          <w:color w:val="000000" w:themeColor="text1"/>
        </w:rPr>
        <w:t>Điểm yếu trong việc sao l</w:t>
      </w:r>
      <w:r w:rsidRPr="000F72B7">
        <w:rPr>
          <w:b/>
          <w:color w:val="000000" w:themeColor="text1"/>
        </w:rPr>
        <w:t>ưu dữ liệu của phpMyAdmin</w:t>
      </w:r>
      <w:bookmarkEnd w:id="89"/>
      <w:bookmarkEnd w:id="90"/>
    </w:p>
    <w:p w14:paraId="1160DC7A" w14:textId="26E30F78" w:rsidR="000F72B7" w:rsidRPr="000F72B7" w:rsidRDefault="000F72B7" w:rsidP="00F81291">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Chức năng export/import của phpMyAdmin thiếu rất nhiều tính năng mà bạn mong muốn:</w:t>
      </w:r>
    </w:p>
    <w:p w14:paraId="4BF6EDA4" w14:textId="26E30F78" w:rsidR="000F72B7" w:rsidRPr="000F72B7" w:rsidRDefault="000F72B7" w:rsidP="00F81291">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 xml:space="preserve"> Lập kế hoạch (Scheduling): Với phpMyAdmin, không có cách nào để tự động xuất database data.</w:t>
      </w:r>
    </w:p>
    <w:p w14:paraId="5B0784B1" w14:textId="26E30F78" w:rsidR="000F72B7" w:rsidRPr="000F72B7" w:rsidRDefault="000F72B7" w:rsidP="00F81291">
      <w:pPr>
        <w:numPr>
          <w:ilvl w:val="0"/>
          <w:numId w:val="5"/>
        </w:numPr>
        <w:pBdr>
          <w:top w:val="nil"/>
          <w:left w:val="nil"/>
          <w:bottom w:val="nil"/>
          <w:right w:val="nil"/>
          <w:between w:val="nil"/>
        </w:pBdr>
        <w:tabs>
          <w:tab w:val="left" w:pos="900"/>
        </w:tabs>
        <w:spacing w:after="0" w:line="276" w:lineRule="auto"/>
        <w:ind w:left="0" w:firstLine="720"/>
        <w:jc w:val="both"/>
        <w:rPr>
          <w:color w:val="000000"/>
          <w:sz w:val="26"/>
          <w:szCs w:val="26"/>
          <w:lang w:eastAsia="en-US"/>
        </w:rPr>
      </w:pPr>
      <w:r w:rsidRPr="000F72B7">
        <w:rPr>
          <w:color w:val="000000" w:themeColor="text1"/>
          <w:sz w:val="26"/>
          <w:szCs w:val="26"/>
          <w:lang w:eastAsia="en-US"/>
        </w:rPr>
        <w:t>Hỗ trợ lưu trữ phương tiện truyền thông (Storage media support): Vì phpMyAdmin là một phần mềm dựa trên web nên bạn chỉ có thể làm việc với nó thông qua trình duyệt. Điều này có nghĩa là bạn chỉ có thể lưu các bản sao lưu vào các local drive có sẵn trên hệ thống của mình, thông qua hộp thoại Save As... của trình duyệt.</w:t>
      </w:r>
    </w:p>
    <w:p w14:paraId="4A7A6B84" w14:textId="36CB716D" w:rsidR="000F72B7" w:rsidRPr="000F72B7" w:rsidRDefault="000F72B7" w:rsidP="00F81291">
      <w:pPr>
        <w:numPr>
          <w:ilvl w:val="0"/>
          <w:numId w:val="5"/>
        </w:numPr>
        <w:pBdr>
          <w:top w:val="nil"/>
          <w:left w:val="nil"/>
          <w:bottom w:val="nil"/>
          <w:right w:val="nil"/>
          <w:between w:val="nil"/>
        </w:pBdr>
        <w:tabs>
          <w:tab w:val="left" w:pos="900"/>
        </w:tabs>
        <w:spacing w:after="0" w:line="240" w:lineRule="auto"/>
        <w:ind w:left="0" w:firstLine="720"/>
        <w:jc w:val="both"/>
        <w:rPr>
          <w:color w:val="000000"/>
          <w:sz w:val="26"/>
          <w:szCs w:val="26"/>
          <w:lang w:eastAsia="en-US"/>
        </w:rPr>
      </w:pPr>
      <w:r w:rsidRPr="000F72B7">
        <w:rPr>
          <w:color w:val="000000" w:themeColor="text1"/>
          <w:sz w:val="26"/>
          <w:szCs w:val="26"/>
          <w:lang w:eastAsia="en-US"/>
        </w:rPr>
        <w:t xml:space="preserve">Nén, mã hóa và các tùy chọn khác: Các tệp được xuất bằng phpMyAdmin được lưu dưới dạng text files phổ biến, không cần xử lý thêm. Lưu trữ ở dạng ban đầu </w:t>
      </w:r>
      <w:r w:rsidR="005236D1">
        <w:rPr>
          <w:color w:val="000000" w:themeColor="text1"/>
          <w:sz w:val="26"/>
          <w:szCs w:val="26"/>
          <w:lang w:eastAsia="en-US"/>
        </w:rPr>
        <w:t>sẻ</w:t>
      </w:r>
      <w:r w:rsidRPr="000F72B7">
        <w:rPr>
          <w:color w:val="000000" w:themeColor="text1"/>
          <w:sz w:val="26"/>
          <w:szCs w:val="26"/>
          <w:lang w:eastAsia="en-US"/>
        </w:rPr>
        <w:t xml:space="preserve"> khiến chúng chiếm rất nhiều dung lượng đĩa và không an toàn.</w:t>
      </w:r>
    </w:p>
    <w:p w14:paraId="557B9266" w14:textId="26E30F78" w:rsidR="000F72B7" w:rsidRPr="000F72B7" w:rsidRDefault="000F72B7" w:rsidP="000F72B7">
      <w:pPr>
        <w:tabs>
          <w:tab w:val="left" w:pos="900"/>
        </w:tabs>
        <w:spacing w:after="0" w:line="240" w:lineRule="auto"/>
        <w:rPr>
          <w:sz w:val="26"/>
          <w:szCs w:val="26"/>
          <w:lang w:eastAsia="en-US"/>
        </w:rPr>
      </w:pPr>
    </w:p>
    <w:p w14:paraId="00AC3F08" w14:textId="18658FD7" w:rsidR="000F72B7" w:rsidRPr="000F72B7" w:rsidRDefault="000F72B7" w:rsidP="00F81291">
      <w:pPr>
        <w:pStyle w:val="ListParagraph"/>
        <w:numPr>
          <w:ilvl w:val="2"/>
          <w:numId w:val="37"/>
        </w:numPr>
        <w:pBdr>
          <w:top w:val="nil"/>
          <w:left w:val="nil"/>
          <w:bottom w:val="nil"/>
          <w:right w:val="nil"/>
          <w:between w:val="nil"/>
        </w:pBdr>
        <w:tabs>
          <w:tab w:val="left" w:pos="720"/>
          <w:tab w:val="left" w:pos="900"/>
        </w:tabs>
        <w:spacing w:line="240" w:lineRule="auto"/>
        <w:outlineLvl w:val="2"/>
        <w:rPr>
          <w:color w:val="000000"/>
        </w:rPr>
      </w:pPr>
      <w:bookmarkStart w:id="91" w:name="_Toc106013371"/>
      <w:bookmarkStart w:id="92" w:name="_Toc106036731"/>
      <w:r w:rsidRPr="00B14A28">
        <w:rPr>
          <w:b/>
          <w:color w:val="000000" w:themeColor="text1"/>
        </w:rPr>
        <w:t xml:space="preserve">Ưu điểm của </w:t>
      </w:r>
      <w:r w:rsidR="005236D1">
        <w:rPr>
          <w:b/>
          <w:color w:val="000000" w:themeColor="text1"/>
        </w:rPr>
        <w:t>PhpMyAdmin</w:t>
      </w:r>
      <w:bookmarkEnd w:id="91"/>
      <w:bookmarkEnd w:id="92"/>
    </w:p>
    <w:p w14:paraId="6AFABF90" w14:textId="1007A0E7" w:rsidR="000F72B7" w:rsidRPr="000F72B7" w:rsidRDefault="000F72B7" w:rsidP="000F72B7">
      <w:pPr>
        <w:tabs>
          <w:tab w:val="left" w:pos="450"/>
          <w:tab w:val="left" w:pos="720"/>
        </w:tabs>
        <w:spacing w:line="276" w:lineRule="auto"/>
        <w:rPr>
          <w:i/>
          <w:sz w:val="26"/>
          <w:szCs w:val="26"/>
          <w:lang w:eastAsia="en-US"/>
        </w:rPr>
      </w:pPr>
      <w:r w:rsidRPr="000F72B7">
        <w:rPr>
          <w:i/>
          <w:sz w:val="26"/>
          <w:szCs w:val="26"/>
          <w:lang w:eastAsia="en-US"/>
        </w:rPr>
        <w:lastRenderedPageBreak/>
        <w:tab/>
      </w:r>
      <w:r w:rsidRPr="000F72B7">
        <w:rPr>
          <w:i/>
          <w:sz w:val="26"/>
          <w:szCs w:val="26"/>
          <w:lang w:eastAsia="en-US"/>
        </w:rPr>
        <w:tab/>
        <w:t xml:space="preserve">Cộng đồng hỗ trợ rộng lớn: </w:t>
      </w:r>
      <w:r w:rsidRPr="000F72B7">
        <w:rPr>
          <w:sz w:val="26"/>
          <w:szCs w:val="26"/>
          <w:lang w:eastAsia="en-US"/>
        </w:rPr>
        <w:t xml:space="preserve">Người sử dụng </w:t>
      </w:r>
      <w:r w:rsidR="005236D1">
        <w:rPr>
          <w:sz w:val="26"/>
          <w:szCs w:val="26"/>
          <w:lang w:eastAsia="en-US"/>
        </w:rPr>
        <w:t>sẻ</w:t>
      </w:r>
      <w:r w:rsidRPr="000F72B7">
        <w:rPr>
          <w:sz w:val="26"/>
          <w:szCs w:val="26"/>
          <w:lang w:eastAsia="en-US"/>
        </w:rPr>
        <w:t xml:space="preserve"> nhận được </w:t>
      </w:r>
      <w:r w:rsidR="00077F15">
        <w:rPr>
          <w:sz w:val="26"/>
          <w:szCs w:val="26"/>
          <w:lang w:eastAsia="en-US"/>
        </w:rPr>
        <w:t>sự hỗ</w:t>
      </w:r>
      <w:r w:rsidRPr="000F72B7">
        <w:rPr>
          <w:sz w:val="26"/>
          <w:szCs w:val="26"/>
          <w:lang w:eastAsia="en-US"/>
        </w:rPr>
        <w:t xml:space="preserve"> trợ rất lớn từ cộng đồng vì công cụ phpMyAdmin có tính chất giống với mã nguồn mở được phát triển bởi các lập trình viên trên toàn cầu. </w:t>
      </w:r>
    </w:p>
    <w:p w14:paraId="3093F738" w14:textId="77777777" w:rsidR="000F72B7" w:rsidRPr="000F72B7" w:rsidRDefault="000F72B7" w:rsidP="000F72B7">
      <w:pPr>
        <w:tabs>
          <w:tab w:val="left" w:pos="450"/>
          <w:tab w:val="left" w:pos="720"/>
        </w:tabs>
        <w:spacing w:line="276" w:lineRule="auto"/>
        <w:rPr>
          <w:i/>
          <w:sz w:val="26"/>
          <w:szCs w:val="26"/>
          <w:lang w:eastAsia="en-US"/>
        </w:rPr>
      </w:pPr>
      <w:r w:rsidRPr="000F72B7">
        <w:rPr>
          <w:i/>
          <w:sz w:val="26"/>
          <w:szCs w:val="26"/>
          <w:lang w:eastAsia="en-US"/>
        </w:rPr>
        <w:tab/>
      </w:r>
      <w:r w:rsidRPr="000F72B7">
        <w:rPr>
          <w:i/>
          <w:sz w:val="26"/>
          <w:szCs w:val="26"/>
          <w:lang w:eastAsia="en-US"/>
        </w:rPr>
        <w:tab/>
        <w:t xml:space="preserve">Tăng hiệu quả công tác quản lý cơ sở dữ liệu: </w:t>
      </w:r>
      <w:r w:rsidRPr="000F72B7">
        <w:rPr>
          <w:sz w:val="26"/>
          <w:szCs w:val="26"/>
          <w:lang w:eastAsia="en-US"/>
        </w:rPr>
        <w:t>phpMyAdmin mang đến giao diện xử lý các thao tác trên cơ sở dữ liệu một cách trực quan. Từ đó, tiết kiệm thời gian, thao tác so với việc thực hiện bằng dòng lệnh trên command line.</w:t>
      </w:r>
    </w:p>
    <w:p w14:paraId="377FE0C2" w14:textId="77777777" w:rsidR="000F72B7" w:rsidRPr="000F72B7" w:rsidRDefault="000F72B7" w:rsidP="000F72B7">
      <w:pPr>
        <w:tabs>
          <w:tab w:val="left" w:pos="450"/>
          <w:tab w:val="left" w:pos="720"/>
        </w:tabs>
        <w:spacing w:line="276" w:lineRule="auto"/>
        <w:rPr>
          <w:i/>
          <w:sz w:val="26"/>
          <w:szCs w:val="26"/>
          <w:lang w:eastAsia="en-US"/>
        </w:rPr>
      </w:pPr>
      <w:r w:rsidRPr="000F72B7">
        <w:rPr>
          <w:i/>
          <w:sz w:val="26"/>
          <w:szCs w:val="26"/>
          <w:lang w:eastAsia="en-US"/>
        </w:rPr>
        <w:tab/>
      </w:r>
      <w:r w:rsidRPr="000F72B7">
        <w:rPr>
          <w:i/>
          <w:sz w:val="26"/>
          <w:szCs w:val="26"/>
          <w:lang w:eastAsia="en-US"/>
        </w:rPr>
        <w:tab/>
        <w:t xml:space="preserve">Đa ngôn ngữ: </w:t>
      </w:r>
      <w:r w:rsidRPr="000F72B7">
        <w:rPr>
          <w:sz w:val="26"/>
          <w:szCs w:val="26"/>
          <w:lang w:eastAsia="en-US"/>
        </w:rPr>
        <w:t xml:space="preserve">Hiện nay phpMyAdmin có sẵn đến 64 ngôn ngữ khác nhau và được duy trì bởi The phpMyAdmin Project. </w:t>
      </w:r>
    </w:p>
    <w:p w14:paraId="3FDE3BE8" w14:textId="77777777" w:rsidR="000F72B7" w:rsidRPr="000F72B7" w:rsidRDefault="000F72B7" w:rsidP="000F72B7">
      <w:pPr>
        <w:tabs>
          <w:tab w:val="left" w:pos="450"/>
          <w:tab w:val="left" w:pos="720"/>
        </w:tabs>
        <w:spacing w:line="276" w:lineRule="auto"/>
        <w:rPr>
          <w:sz w:val="26"/>
          <w:szCs w:val="26"/>
          <w:lang w:eastAsia="en-US"/>
        </w:rPr>
      </w:pPr>
      <w:r w:rsidRPr="000F72B7">
        <w:rPr>
          <w:i/>
          <w:sz w:val="26"/>
          <w:szCs w:val="26"/>
          <w:lang w:eastAsia="en-US"/>
        </w:rPr>
        <w:tab/>
      </w:r>
      <w:r w:rsidRPr="000F72B7">
        <w:rPr>
          <w:i/>
          <w:sz w:val="26"/>
          <w:szCs w:val="26"/>
          <w:lang w:eastAsia="en-US"/>
        </w:rPr>
        <w:tab/>
        <w:t xml:space="preserve">Chi phí sử dụng: </w:t>
      </w:r>
      <w:r w:rsidRPr="000F72B7">
        <w:rPr>
          <w:sz w:val="26"/>
          <w:szCs w:val="26"/>
          <w:lang w:eastAsia="en-US"/>
        </w:rPr>
        <w:t>phpMyAdmin vẫn là công cụ được sử dụng miễn phí hoàn toàn.</w:t>
      </w:r>
    </w:p>
    <w:p w14:paraId="52E779E4" w14:textId="39F98979" w:rsidR="003B43F1" w:rsidRDefault="003B43F1">
      <w:pPr>
        <w:rPr>
          <w:b/>
          <w:sz w:val="32"/>
          <w:szCs w:val="32"/>
        </w:rPr>
      </w:pPr>
      <w:r>
        <w:rPr>
          <w:sz w:val="32"/>
          <w:szCs w:val="32"/>
        </w:rPr>
        <w:br w:type="page"/>
      </w:r>
    </w:p>
    <w:p w14:paraId="27CD8A04" w14:textId="34E205BB" w:rsidR="00405EDD" w:rsidRPr="00A82F09" w:rsidRDefault="00405EDD" w:rsidP="003B43F1">
      <w:pPr>
        <w:pStyle w:val="Heading1"/>
        <w:rPr>
          <w:sz w:val="32"/>
          <w:szCs w:val="32"/>
        </w:rPr>
      </w:pPr>
      <w:bookmarkStart w:id="93" w:name="_Toc106007277"/>
      <w:bookmarkStart w:id="94" w:name="_Toc106013372"/>
      <w:bookmarkStart w:id="95" w:name="_Toc106036732"/>
      <w:r w:rsidRPr="003B43F1">
        <w:rPr>
          <w:sz w:val="32"/>
          <w:szCs w:val="32"/>
        </w:rPr>
        <w:lastRenderedPageBreak/>
        <w:t xml:space="preserve">Chương </w:t>
      </w:r>
      <w:r w:rsidR="00941C7A" w:rsidRPr="00A82F09">
        <w:rPr>
          <w:b w:val="0"/>
          <w:sz w:val="32"/>
          <w:szCs w:val="32"/>
        </w:rPr>
        <w:t>3</w:t>
      </w:r>
      <w:r w:rsidRPr="00A82F09">
        <w:rPr>
          <w:sz w:val="32"/>
          <w:szCs w:val="32"/>
        </w:rPr>
        <w:t xml:space="preserve">: </w:t>
      </w:r>
      <w:r w:rsidR="00BE1E59" w:rsidRPr="00A82F09">
        <w:rPr>
          <w:sz w:val="32"/>
          <w:szCs w:val="32"/>
        </w:rPr>
        <w:t>KHẢO SÁT VÀ XÁC ĐỊNH YÊU CẦU</w:t>
      </w:r>
      <w:bookmarkEnd w:id="93"/>
      <w:bookmarkEnd w:id="94"/>
      <w:bookmarkEnd w:id="95"/>
    </w:p>
    <w:p w14:paraId="4F16A516" w14:textId="0C583AEB" w:rsidR="0013048F" w:rsidRPr="00BF6D31" w:rsidRDefault="00AE3303" w:rsidP="0013048F">
      <w:pPr>
        <w:outlineLvl w:val="1"/>
        <w:rPr>
          <w:b/>
        </w:rPr>
      </w:pPr>
      <w:bookmarkStart w:id="96" w:name="_Toc106013373"/>
      <w:bookmarkStart w:id="97" w:name="_Toc106036733"/>
      <w:r>
        <w:rPr>
          <w:b/>
        </w:rPr>
        <w:t>3</w:t>
      </w:r>
      <w:r>
        <w:rPr>
          <w:b/>
          <w:lang w:val="vi-VN"/>
        </w:rPr>
        <w:t xml:space="preserve">.1. </w:t>
      </w:r>
      <w:r w:rsidR="00405EDD" w:rsidRPr="00AE3303">
        <w:rPr>
          <w:b/>
        </w:rPr>
        <w:t xml:space="preserve">Phương pháp khảo </w:t>
      </w:r>
      <w:r>
        <w:rPr>
          <w:b/>
        </w:rPr>
        <w:t>sát</w:t>
      </w:r>
      <w:bookmarkEnd w:id="96"/>
      <w:bookmarkEnd w:id="97"/>
    </w:p>
    <w:p w14:paraId="613F47B6" w14:textId="77777777" w:rsidR="00BF6D31" w:rsidRDefault="00405EDD" w:rsidP="00F81291">
      <w:pPr>
        <w:pStyle w:val="ListParagraph"/>
        <w:numPr>
          <w:ilvl w:val="0"/>
          <w:numId w:val="4"/>
        </w:numPr>
      </w:pPr>
      <w:r w:rsidRPr="00FC49CD">
        <w:t>Quá trình khảo sát được tiến hành online. Bằng google form.</w:t>
      </w:r>
    </w:p>
    <w:p w14:paraId="53AF07E1" w14:textId="19FBE905" w:rsidR="00405EDD" w:rsidRPr="00BF6D31" w:rsidRDefault="00405EDD" w:rsidP="00F81291">
      <w:pPr>
        <w:pStyle w:val="ListParagraph"/>
        <w:numPr>
          <w:ilvl w:val="2"/>
          <w:numId w:val="41"/>
        </w:numPr>
        <w:outlineLvl w:val="2"/>
        <w:rPr>
          <w:b/>
        </w:rPr>
      </w:pPr>
      <w:bookmarkStart w:id="98" w:name="_Toc106013374"/>
      <w:bookmarkStart w:id="99" w:name="_Toc106036734"/>
      <w:r w:rsidRPr="00BF6D31">
        <w:rPr>
          <w:b/>
        </w:rPr>
        <w:t>Câu hỏi khảo sát</w:t>
      </w:r>
      <w:bookmarkEnd w:id="98"/>
      <w:bookmarkEnd w:id="99"/>
    </w:p>
    <w:p w14:paraId="7CCE18C1" w14:textId="77777777" w:rsidR="00405EDD" w:rsidRPr="00FC49CD" w:rsidRDefault="00405EDD" w:rsidP="00F81291">
      <w:pPr>
        <w:pStyle w:val="ListParagraph"/>
        <w:numPr>
          <w:ilvl w:val="0"/>
          <w:numId w:val="4"/>
        </w:numPr>
      </w:pPr>
      <w:r w:rsidRPr="00FC49CD">
        <w:t>Câu 1: Bạn thường làm gì vào lúc rảnh rỗi</w:t>
      </w:r>
    </w:p>
    <w:p w14:paraId="09989209" w14:textId="77777777" w:rsidR="00405EDD" w:rsidRPr="00FC49CD" w:rsidRDefault="00405EDD" w:rsidP="00F81291">
      <w:pPr>
        <w:pStyle w:val="ListParagraph"/>
        <w:numPr>
          <w:ilvl w:val="0"/>
          <w:numId w:val="4"/>
        </w:numPr>
      </w:pPr>
      <w:r w:rsidRPr="00FC49CD">
        <w:t>Câu 2: Bạn thường nghe nhạc trên thiết bị nào</w:t>
      </w:r>
    </w:p>
    <w:p w14:paraId="3D2728BB" w14:textId="77777777" w:rsidR="00405EDD" w:rsidRPr="00FC49CD" w:rsidRDefault="00405EDD" w:rsidP="00F81291">
      <w:pPr>
        <w:pStyle w:val="ListParagraph"/>
        <w:numPr>
          <w:ilvl w:val="0"/>
          <w:numId w:val="4"/>
        </w:numPr>
      </w:pPr>
      <w:r w:rsidRPr="00FC49CD">
        <w:t>Câu 3: Bạn thường nghe nhạc trên ứng dụng nào</w:t>
      </w:r>
    </w:p>
    <w:p w14:paraId="22525006" w14:textId="77777777" w:rsidR="00405EDD" w:rsidRPr="00FC49CD" w:rsidRDefault="00405EDD" w:rsidP="00F81291">
      <w:pPr>
        <w:pStyle w:val="ListParagraph"/>
        <w:numPr>
          <w:ilvl w:val="0"/>
          <w:numId w:val="4"/>
        </w:numPr>
      </w:pPr>
      <w:r w:rsidRPr="00FC49CD">
        <w:t>Câu 4: Bạn thích điều gì ở ứng dụng nghe nhạc bạn đang sử dụng</w:t>
      </w:r>
    </w:p>
    <w:p w14:paraId="4AD4B199" w14:textId="77777777" w:rsidR="00405EDD" w:rsidRPr="00FC49CD" w:rsidRDefault="00405EDD" w:rsidP="00F81291">
      <w:pPr>
        <w:pStyle w:val="ListParagraph"/>
        <w:numPr>
          <w:ilvl w:val="0"/>
          <w:numId w:val="4"/>
        </w:numPr>
      </w:pPr>
      <w:r w:rsidRPr="00FC49CD">
        <w:t>Câu 5: Bạn thích gam màu nóng hay lạnh</w:t>
      </w:r>
    </w:p>
    <w:p w14:paraId="5CAE15FE" w14:textId="1865BC1F" w:rsidR="00405EDD" w:rsidRPr="00FC49CD" w:rsidRDefault="00405EDD" w:rsidP="00F81291">
      <w:pPr>
        <w:pStyle w:val="ListParagraph"/>
        <w:numPr>
          <w:ilvl w:val="0"/>
          <w:numId w:val="4"/>
        </w:numPr>
      </w:pPr>
      <w:r w:rsidRPr="00FC49CD">
        <w:t>Câu 6: Cách phối màu của hình ảnh nào dưới đây làm bạn hài lòng nhất (đính kèm hình ảnh)? *</w:t>
      </w:r>
    </w:p>
    <w:p w14:paraId="03F10161" w14:textId="1A058B41" w:rsidR="00405EDD" w:rsidRPr="00FC49CD" w:rsidRDefault="00405EDD" w:rsidP="00F81291">
      <w:pPr>
        <w:pStyle w:val="ListParagraph"/>
        <w:numPr>
          <w:ilvl w:val="0"/>
          <w:numId w:val="4"/>
        </w:numPr>
      </w:pPr>
      <w:r w:rsidRPr="00FC49CD">
        <w:t>Câu 7: Bạn có sẵn sàng trả phí để có một trải nghiệm âm nhạc tốt hơn hay không?</w:t>
      </w:r>
    </w:p>
    <w:p w14:paraId="4FCE95F8" w14:textId="72417CA4" w:rsidR="00405EDD" w:rsidRPr="00A82F09" w:rsidRDefault="00405EDD" w:rsidP="00F81291">
      <w:pPr>
        <w:pStyle w:val="ListParagraph"/>
        <w:numPr>
          <w:ilvl w:val="2"/>
          <w:numId w:val="41"/>
        </w:numPr>
        <w:outlineLvl w:val="2"/>
        <w:rPr>
          <w:b/>
        </w:rPr>
      </w:pPr>
      <w:bookmarkStart w:id="100" w:name="_Toc106013375"/>
      <w:bookmarkStart w:id="101" w:name="_Toc106036735"/>
      <w:r w:rsidRPr="00A82F09">
        <w:rPr>
          <w:b/>
        </w:rPr>
        <w:t>Kết quả khảo sát</w:t>
      </w:r>
      <w:bookmarkEnd w:id="100"/>
      <w:bookmarkEnd w:id="101"/>
    </w:p>
    <w:p w14:paraId="435C199E" w14:textId="16F6724F" w:rsidR="00405EDD" w:rsidRPr="00ED251C" w:rsidRDefault="00405EDD" w:rsidP="00F81291">
      <w:pPr>
        <w:pStyle w:val="ListParagraph"/>
        <w:numPr>
          <w:ilvl w:val="0"/>
          <w:numId w:val="3"/>
        </w:numPr>
        <w:spacing w:after="160" w:line="276" w:lineRule="auto"/>
      </w:pPr>
      <w:r w:rsidRPr="00ED251C">
        <w:t xml:space="preserve">Hơn 70% người được khảo sát trả lời rằng họ thường nghe nhạc vào những lúc </w:t>
      </w:r>
      <w:r w:rsidR="005236D1">
        <w:t>rảnh rỗi</w:t>
      </w:r>
      <w:r w:rsidRPr="00ED251C">
        <w:t xml:space="preserve"> tiếp theo là hơn 50% </w:t>
      </w:r>
      <w:r w:rsidR="005236D1">
        <w:t>sẻ</w:t>
      </w:r>
      <w:r w:rsidRPr="00ED251C">
        <w:t xml:space="preserve"> xem phim vào lúc </w:t>
      </w:r>
      <w:r w:rsidR="00077F15">
        <w:t>rảnh</w:t>
      </w:r>
      <w:r w:rsidRPr="00ED251C">
        <w:t xml:space="preserve"> rỗi</w:t>
      </w:r>
    </w:p>
    <w:p w14:paraId="3F4FAA06" w14:textId="37E41EFE" w:rsidR="00405EDD" w:rsidRPr="00ED251C" w:rsidRDefault="00405EDD" w:rsidP="00F81291">
      <w:pPr>
        <w:pStyle w:val="ListParagraph"/>
        <w:numPr>
          <w:ilvl w:val="0"/>
          <w:numId w:val="3"/>
        </w:numPr>
        <w:spacing w:after="160" w:line="276" w:lineRule="auto"/>
      </w:pPr>
      <w:r w:rsidRPr="00ED251C">
        <w:t xml:space="preserve">Hơn 75% người được khảo sát trả lời rằng họ thường nghe nhạc trên </w:t>
      </w:r>
      <w:r w:rsidR="005236D1">
        <w:t>smartphone</w:t>
      </w:r>
      <w:r w:rsidRPr="00ED251C">
        <w:t xml:space="preserve"> và 20% sử dụng laptop </w:t>
      </w:r>
      <w:r w:rsidR="005236D1">
        <w:t>để</w:t>
      </w:r>
      <w:r w:rsidRPr="00ED251C">
        <w:t xml:space="preserve"> nghe nhạc và 5% còn lại nghe nhạc trên các thiết bị khác</w:t>
      </w:r>
    </w:p>
    <w:p w14:paraId="6E3A8A09" w14:textId="1FB864BC" w:rsidR="00405EDD" w:rsidRPr="00ED251C" w:rsidRDefault="00405EDD" w:rsidP="00F81291">
      <w:pPr>
        <w:pStyle w:val="ListParagraph"/>
        <w:numPr>
          <w:ilvl w:val="0"/>
          <w:numId w:val="3"/>
        </w:numPr>
        <w:spacing w:after="160" w:line="276" w:lineRule="auto"/>
      </w:pPr>
      <w:r w:rsidRPr="00ED251C">
        <w:t>Hầu hết mọi người thường sử dụng spotify là ứng dụng nghe nhạc chính con số này chiếm tới 60% và 40% còn lại chia đều cho các nền tảng phổ biến như zingMp3, Youtube</w:t>
      </w:r>
    </w:p>
    <w:p w14:paraId="56CE5DA6" w14:textId="77777777" w:rsidR="00405EDD" w:rsidRPr="00ED251C" w:rsidRDefault="00405EDD" w:rsidP="00FC49CD">
      <w:pPr>
        <w:pStyle w:val="ListParagraph"/>
        <w:spacing w:line="276" w:lineRule="auto"/>
      </w:pPr>
      <w:r w:rsidRPr="00ED251C">
        <w:t>Hơn 70% trả lời rằng họ thích ứng dụng nghe nhạc phải có giao diện đẹp, trải nghiệm người dùng mượt mà và dễ sử dụng</w:t>
      </w:r>
    </w:p>
    <w:p w14:paraId="45EB962D" w14:textId="1BC944AE" w:rsidR="00405EDD" w:rsidRPr="00ED251C" w:rsidRDefault="00405EDD" w:rsidP="00F81291">
      <w:pPr>
        <w:pStyle w:val="ListParagraph"/>
        <w:numPr>
          <w:ilvl w:val="0"/>
          <w:numId w:val="3"/>
        </w:numPr>
        <w:spacing w:after="160" w:line="276" w:lineRule="auto"/>
      </w:pPr>
      <w:r w:rsidRPr="00ED251C">
        <w:t>Có vẻ như gam màu lạnh được yêu thích nhiều hơn, kết quả là hơn 60% người được khảo sát thích màu lạnh hơn</w:t>
      </w:r>
    </w:p>
    <w:p w14:paraId="79ED1343" w14:textId="77777777" w:rsidR="00405EDD" w:rsidRPr="00ED251C" w:rsidRDefault="00405EDD" w:rsidP="00F81291">
      <w:pPr>
        <w:pStyle w:val="ListParagraph"/>
        <w:numPr>
          <w:ilvl w:val="0"/>
          <w:numId w:val="3"/>
        </w:numPr>
        <w:spacing w:after="160" w:line="276" w:lineRule="auto"/>
      </w:pPr>
      <w:r w:rsidRPr="00ED251C">
        <w:t>Theo khảo sát thì mọi người thích những thứ đơn giản hơn trên một ứng dụng con số này là hơn 70%.</w:t>
      </w:r>
    </w:p>
    <w:p w14:paraId="1708E628" w14:textId="744A102C" w:rsidR="00405EDD" w:rsidRPr="00ED251C" w:rsidRDefault="00405EDD" w:rsidP="00F81291">
      <w:pPr>
        <w:pStyle w:val="ListParagraph"/>
        <w:numPr>
          <w:ilvl w:val="0"/>
          <w:numId w:val="3"/>
        </w:numPr>
        <w:spacing w:after="160" w:line="276" w:lineRule="auto"/>
      </w:pPr>
      <w:r w:rsidRPr="00ED251C">
        <w:t xml:space="preserve">Mọi người có ngày càng có những xu hướng trả tiền để có những </w:t>
      </w:r>
      <w:r w:rsidR="003B37A6">
        <w:t>trải</w:t>
      </w:r>
      <w:r w:rsidRPr="00ED251C">
        <w:t xml:space="preserve"> nghiệm dễ chịu không bị quảng cáo làm phiền hay để ủng hộ đội </w:t>
      </w:r>
      <w:r w:rsidR="005236D1">
        <w:t>ngũ</w:t>
      </w:r>
      <w:r w:rsidRPr="00ED251C">
        <w:t xml:space="preserve"> phát triển. Thật vậy con số hơn 80% đã trả lời cho phát biểu trên</w:t>
      </w:r>
    </w:p>
    <w:p w14:paraId="4B7246E6" w14:textId="77777777" w:rsidR="00405EDD" w:rsidRPr="00A82F09" w:rsidRDefault="00405EDD" w:rsidP="00F81291">
      <w:pPr>
        <w:pStyle w:val="ListParagraph"/>
        <w:numPr>
          <w:ilvl w:val="1"/>
          <w:numId w:val="41"/>
        </w:numPr>
        <w:outlineLvl w:val="1"/>
        <w:rPr>
          <w:b/>
        </w:rPr>
      </w:pPr>
      <w:bookmarkStart w:id="102" w:name="_Toc106013376"/>
      <w:bookmarkStart w:id="103" w:name="_Toc106036736"/>
      <w:r w:rsidRPr="00A82F09">
        <w:rPr>
          <w:b/>
        </w:rPr>
        <w:t>Xác định yêu cầu</w:t>
      </w:r>
      <w:bookmarkEnd w:id="102"/>
      <w:bookmarkEnd w:id="103"/>
    </w:p>
    <w:p w14:paraId="7A16D27F" w14:textId="77777777" w:rsidR="00405EDD" w:rsidRPr="00ED251C" w:rsidRDefault="00405EDD" w:rsidP="00F81291">
      <w:pPr>
        <w:pStyle w:val="ListParagraph"/>
        <w:numPr>
          <w:ilvl w:val="0"/>
          <w:numId w:val="3"/>
        </w:numPr>
        <w:spacing w:after="160" w:line="276" w:lineRule="auto"/>
        <w:jc w:val="left"/>
      </w:pPr>
      <w:r w:rsidRPr="00ED251C">
        <w:t>Xây dựng một ứng dụng nghe nhạc hỗ trợ nhiều tính năng đi kèm.</w:t>
      </w:r>
    </w:p>
    <w:p w14:paraId="58965662" w14:textId="4296CF31" w:rsidR="00405EDD" w:rsidRPr="00ED251C" w:rsidRDefault="00405EDD" w:rsidP="00F81291">
      <w:pPr>
        <w:pStyle w:val="ListParagraph"/>
        <w:numPr>
          <w:ilvl w:val="0"/>
          <w:numId w:val="3"/>
        </w:numPr>
        <w:spacing w:after="160" w:line="276" w:lineRule="auto"/>
        <w:jc w:val="left"/>
      </w:pPr>
      <w:r w:rsidRPr="00ED251C">
        <w:lastRenderedPageBreak/>
        <w:t xml:space="preserve">Hướng đến một tone màu sáng chủ đạo, giao diện thân </w:t>
      </w:r>
      <w:r w:rsidR="005236D1">
        <w:t>thiện không</w:t>
      </w:r>
      <w:r w:rsidRPr="00ED251C">
        <w:t xml:space="preserve"> quá bắt mắt, tạo cho người dùng thói quen nghe nhạc trên ứng dụng</w:t>
      </w:r>
    </w:p>
    <w:p w14:paraId="1A7CDE5F" w14:textId="00C05BF8" w:rsidR="00405EDD" w:rsidRPr="00ED251C" w:rsidRDefault="00405EDD" w:rsidP="00F81291">
      <w:pPr>
        <w:pStyle w:val="ListParagraph"/>
        <w:numPr>
          <w:ilvl w:val="0"/>
          <w:numId w:val="3"/>
        </w:numPr>
        <w:spacing w:after="160" w:line="276" w:lineRule="auto"/>
        <w:jc w:val="left"/>
      </w:pPr>
      <w:r w:rsidRPr="00ED251C">
        <w:t xml:space="preserve"> Tạo cảm giác </w:t>
      </w:r>
      <w:r w:rsidR="005236D1">
        <w:t>thoải</w:t>
      </w:r>
      <w:r w:rsidRPr="00ED251C">
        <w:t xml:space="preserve"> mái dễ chịu khi thưởng thức âm nhạc trên ứng dụng</w:t>
      </w:r>
    </w:p>
    <w:p w14:paraId="25E06DB0" w14:textId="38CC7E78" w:rsidR="00841226" w:rsidRPr="00F84468" w:rsidRDefault="00AF244A" w:rsidP="00325507">
      <w:pPr>
        <w:pStyle w:val="Heading1"/>
        <w:rPr>
          <w:ins w:id="104" w:author="{3048700B-4A89-4358-BE0A-27210DF32B71}" w:date="2022-06-13T09:39:00Z"/>
          <w:lang w:eastAsia="en-US"/>
        </w:rPr>
      </w:pPr>
      <w:r>
        <w:rPr>
          <w:sz w:val="32"/>
          <w:szCs w:val="32"/>
        </w:rPr>
        <w:br w:type="page"/>
      </w:r>
      <w:bookmarkStart w:id="105" w:name="_Toc106013377"/>
      <w:bookmarkStart w:id="106" w:name="_Toc106036737"/>
      <w:r w:rsidR="003529E9" w:rsidRPr="452C7B1B">
        <w:rPr>
          <w:color w:val="000000" w:themeColor="text1"/>
        </w:rPr>
        <w:lastRenderedPageBreak/>
        <w:t xml:space="preserve">CHƯƠNG </w:t>
      </w:r>
      <w:r w:rsidR="00931AB8" w:rsidRPr="452C7B1B">
        <w:rPr>
          <w:color w:val="000000" w:themeColor="text1"/>
        </w:rPr>
        <w:t>4</w:t>
      </w:r>
      <w:r w:rsidR="003529E9" w:rsidRPr="452C7B1B">
        <w:rPr>
          <w:color w:val="000000" w:themeColor="text1"/>
        </w:rPr>
        <w:t>: PHÂN TÍCH YÊU CẦU</w:t>
      </w:r>
      <w:bookmarkEnd w:id="105"/>
      <w:bookmarkEnd w:id="106"/>
    </w:p>
    <w:p w14:paraId="0CBF2989" w14:textId="172A4DE6" w:rsidR="003529E9" w:rsidRPr="003529E9" w:rsidRDefault="00D83E10" w:rsidP="00F81291">
      <w:pPr>
        <w:pStyle w:val="ListParagraph"/>
        <w:numPr>
          <w:ilvl w:val="1"/>
          <w:numId w:val="33"/>
        </w:numPr>
        <w:jc w:val="left"/>
        <w:outlineLvl w:val="0"/>
        <w:rPr>
          <w:lang w:val="vi-VN"/>
        </w:rPr>
      </w:pPr>
      <w:bookmarkStart w:id="107" w:name="_Toc106013378"/>
      <w:bookmarkStart w:id="108" w:name="_Toc106036738"/>
      <w:r w:rsidRPr="00C9515C">
        <w:rPr>
          <w:b/>
          <w:lang w:val="vi-VN"/>
        </w:rPr>
        <w:t>Sơ đồ Use case</w:t>
      </w:r>
      <w:bookmarkEnd w:id="107"/>
      <w:bookmarkEnd w:id="108"/>
    </w:p>
    <w:p w14:paraId="3C123CA4" w14:textId="03CAB43A" w:rsidR="00325507" w:rsidRPr="00325507" w:rsidRDefault="0002714F" w:rsidP="00325507">
      <w:pPr>
        <w:pStyle w:val="ListParagraph"/>
        <w:ind w:left="792"/>
        <w:jc w:val="left"/>
        <w:rPr>
          <w:lang w:val="vi-VN"/>
        </w:rPr>
      </w:pPr>
      <w:r w:rsidRPr="0002714F">
        <w:rPr>
          <w:noProof/>
          <w:lang w:val="vi-VN"/>
        </w:rPr>
        <w:drawing>
          <wp:inline distT="0" distB="0" distL="0" distR="0" wp14:anchorId="1270CF38" wp14:editId="54833CD6">
            <wp:extent cx="5943600" cy="3970655"/>
            <wp:effectExtent l="0" t="0" r="0" b="0"/>
            <wp:docPr id="306" name="Picture 3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Diagram&#10;&#10;Description automatically generated"/>
                    <pic:cNvPicPr/>
                  </pic:nvPicPr>
                  <pic:blipFill>
                    <a:blip r:embed="rId14"/>
                    <a:stretch>
                      <a:fillRect/>
                    </a:stretch>
                  </pic:blipFill>
                  <pic:spPr>
                    <a:xfrm>
                      <a:off x="0" y="0"/>
                      <a:ext cx="5943600" cy="3970655"/>
                    </a:xfrm>
                    <a:prstGeom prst="rect">
                      <a:avLst/>
                    </a:prstGeom>
                  </pic:spPr>
                </pic:pic>
              </a:graphicData>
            </a:graphic>
          </wp:inline>
        </w:drawing>
      </w:r>
    </w:p>
    <w:p w14:paraId="1D38F139" w14:textId="1DDD8AEE" w:rsidR="003529E9" w:rsidRPr="00C9515C" w:rsidRDefault="003529E9" w:rsidP="002F0E0E">
      <w:pPr>
        <w:pStyle w:val="ListParagraph"/>
        <w:numPr>
          <w:ilvl w:val="1"/>
          <w:numId w:val="33"/>
        </w:numPr>
        <w:textAlignment w:val="baseline"/>
        <w:outlineLvl w:val="0"/>
        <w:rPr>
          <w:b/>
          <w:color w:val="000000"/>
          <w:lang w:val="vi-VN"/>
        </w:rPr>
      </w:pPr>
      <w:bookmarkStart w:id="109" w:name="_Toc106013379"/>
      <w:bookmarkStart w:id="110" w:name="_Toc106036739"/>
      <w:r w:rsidRPr="00C9515C">
        <w:rPr>
          <w:b/>
          <w:color w:val="000000"/>
          <w:lang w:val="vi-VN"/>
        </w:rPr>
        <w:t>Đặc tả Use-case</w:t>
      </w:r>
      <w:bookmarkEnd w:id="109"/>
      <w:bookmarkEnd w:id="110"/>
    </w:p>
    <w:p w14:paraId="24664934" w14:textId="61360777" w:rsidR="00D83E10" w:rsidRPr="00D83E10" w:rsidRDefault="00D83E10" w:rsidP="002F0E0E">
      <w:pPr>
        <w:pStyle w:val="ListParagraph"/>
        <w:numPr>
          <w:ilvl w:val="2"/>
          <w:numId w:val="33"/>
        </w:numPr>
        <w:textAlignment w:val="baseline"/>
        <w:outlineLvl w:val="1"/>
        <w:rPr>
          <w:color w:val="000000"/>
          <w:lang w:val="vi-VN"/>
        </w:rPr>
      </w:pPr>
      <w:bookmarkStart w:id="111" w:name="_Toc106013380"/>
      <w:bookmarkStart w:id="112" w:name="_Toc106036740"/>
      <w:r>
        <w:rPr>
          <w:color w:val="000000"/>
          <w:lang w:val="vi-VN"/>
        </w:rPr>
        <w:t>Đăng kí</w:t>
      </w:r>
      <w:bookmarkEnd w:id="111"/>
      <w:bookmarkEnd w:id="112"/>
    </w:p>
    <w:tbl>
      <w:tblPr>
        <w:tblW w:w="0" w:type="auto"/>
        <w:tblCellMar>
          <w:top w:w="15" w:type="dxa"/>
          <w:left w:w="15" w:type="dxa"/>
          <w:bottom w:w="15" w:type="dxa"/>
          <w:right w:w="15" w:type="dxa"/>
        </w:tblCellMar>
        <w:tblLook w:val="04A0" w:firstRow="1" w:lastRow="0" w:firstColumn="1" w:lastColumn="0" w:noHBand="0" w:noVBand="1"/>
      </w:tblPr>
      <w:tblGrid>
        <w:gridCol w:w="2599"/>
        <w:gridCol w:w="6751"/>
      </w:tblGrid>
      <w:tr w:rsidR="003529E9" w:rsidRPr="003529E9" w14:paraId="16AA7811"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ACBAC" w14:textId="63ABBE8B"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B44AE7" w14:textId="77777777" w:rsidR="003529E9" w:rsidRPr="003529E9" w:rsidRDefault="003529E9" w:rsidP="003529E9">
            <w:pPr>
              <w:spacing w:line="240" w:lineRule="auto"/>
              <w:rPr>
                <w:lang w:val="vi-VN"/>
              </w:rPr>
            </w:pPr>
            <w:r w:rsidRPr="003529E9">
              <w:rPr>
                <w:color w:val="000000"/>
                <w:sz w:val="26"/>
                <w:szCs w:val="26"/>
                <w:lang w:val="vi-VN"/>
              </w:rPr>
              <w:t>UC1</w:t>
            </w:r>
          </w:p>
        </w:tc>
      </w:tr>
      <w:tr w:rsidR="003529E9" w:rsidRPr="003529E9" w14:paraId="2F781177"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CCF4CD"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D82108" w14:textId="77777777" w:rsidR="003529E9" w:rsidRPr="003529E9" w:rsidRDefault="003529E9" w:rsidP="003529E9">
            <w:pPr>
              <w:spacing w:line="240" w:lineRule="auto"/>
              <w:rPr>
                <w:lang w:val="vi-VN"/>
              </w:rPr>
            </w:pPr>
            <w:r w:rsidRPr="003529E9">
              <w:rPr>
                <w:color w:val="000000"/>
                <w:sz w:val="26"/>
                <w:szCs w:val="26"/>
                <w:lang w:val="vi-VN"/>
              </w:rPr>
              <w:t>Đăng ký</w:t>
            </w:r>
          </w:p>
        </w:tc>
      </w:tr>
      <w:tr w:rsidR="003529E9" w:rsidRPr="003529E9" w14:paraId="5B43E937" w14:textId="77777777" w:rsidTr="003529E9">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42C8BD"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1BD194" w14:textId="77777777" w:rsidR="003529E9" w:rsidRPr="003529E9" w:rsidRDefault="003529E9" w:rsidP="003529E9">
            <w:pPr>
              <w:spacing w:line="240" w:lineRule="auto"/>
              <w:rPr>
                <w:lang w:val="vi-VN"/>
              </w:rPr>
            </w:pPr>
            <w:r w:rsidRPr="003529E9">
              <w:rPr>
                <w:color w:val="000000"/>
                <w:sz w:val="26"/>
                <w:szCs w:val="26"/>
                <w:lang w:val="vi-VN"/>
              </w:rPr>
              <w:t>Cho phép người dùng tạo tài khoản để sử dụng các chức năng khác của ứng dụng</w:t>
            </w:r>
          </w:p>
        </w:tc>
      </w:tr>
      <w:tr w:rsidR="003529E9" w:rsidRPr="003529E9" w14:paraId="200B7BCF"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56C3A3"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9C2A31" w14:textId="77777777" w:rsidR="003529E9" w:rsidRPr="003529E9" w:rsidRDefault="003529E9" w:rsidP="003529E9">
            <w:pPr>
              <w:spacing w:line="240" w:lineRule="auto"/>
              <w:rPr>
                <w:lang w:val="vi-VN"/>
              </w:rPr>
            </w:pPr>
            <w:r w:rsidRPr="003529E9">
              <w:rPr>
                <w:color w:val="000000"/>
                <w:sz w:val="26"/>
                <w:szCs w:val="26"/>
                <w:lang w:val="vi-VN"/>
              </w:rPr>
              <w:t>Khách (Guest)</w:t>
            </w:r>
          </w:p>
        </w:tc>
      </w:tr>
      <w:tr w:rsidR="003529E9" w:rsidRPr="003529E9" w14:paraId="5068C40E"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97E27"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982B8" w14:textId="77777777" w:rsidR="003529E9" w:rsidRPr="003529E9" w:rsidRDefault="003529E9" w:rsidP="003529E9">
            <w:pPr>
              <w:spacing w:line="240" w:lineRule="auto"/>
              <w:rPr>
                <w:lang w:val="vi-VN"/>
              </w:rPr>
            </w:pPr>
            <w:r w:rsidRPr="003529E9">
              <w:rPr>
                <w:color w:val="000000"/>
                <w:sz w:val="26"/>
                <w:szCs w:val="26"/>
                <w:lang w:val="vi-VN"/>
              </w:rPr>
              <w:t>Bấm chọn nút Sign up</w:t>
            </w:r>
          </w:p>
        </w:tc>
      </w:tr>
      <w:tr w:rsidR="003529E9" w:rsidRPr="003529E9" w14:paraId="4D890481"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36268C"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71C46A" w14:textId="77777777" w:rsidR="003529E9" w:rsidRPr="003529E9" w:rsidRDefault="003529E9" w:rsidP="003529E9">
            <w:pPr>
              <w:spacing w:line="240" w:lineRule="auto"/>
              <w:rPr>
                <w:lang w:val="vi-VN"/>
              </w:rPr>
            </w:pPr>
            <w:r w:rsidRPr="003529E9">
              <w:rPr>
                <w:color w:val="000000"/>
                <w:sz w:val="26"/>
                <w:szCs w:val="26"/>
                <w:lang w:val="vi-VN"/>
              </w:rPr>
              <w:t>Tài khoản mới và thông tin người dùng được lưu vào hệ thống</w:t>
            </w:r>
          </w:p>
        </w:tc>
      </w:tr>
      <w:tr w:rsidR="003529E9" w:rsidRPr="003529E9" w14:paraId="122ABBE3"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7E9538" w14:textId="77777777" w:rsidR="003529E9" w:rsidRPr="003529E9" w:rsidRDefault="003529E9" w:rsidP="003529E9">
            <w:pPr>
              <w:spacing w:line="240" w:lineRule="auto"/>
              <w:rPr>
                <w:lang w:val="vi-VN"/>
              </w:rPr>
            </w:pPr>
            <w:r w:rsidRPr="003529E9">
              <w:rPr>
                <w:color w:val="000000"/>
                <w:sz w:val="26"/>
                <w:szCs w:val="26"/>
                <w:lang w:val="vi-VN"/>
              </w:rPr>
              <w:lastRenderedPageBreak/>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F3C57" w14:textId="77777777" w:rsidR="003529E9" w:rsidRPr="003529E9" w:rsidRDefault="003529E9" w:rsidP="003529E9">
            <w:pPr>
              <w:spacing w:line="240" w:lineRule="auto"/>
              <w:rPr>
                <w:lang w:val="vi-VN"/>
              </w:rPr>
            </w:pPr>
            <w:r w:rsidRPr="003529E9">
              <w:rPr>
                <w:color w:val="000000"/>
                <w:sz w:val="26"/>
                <w:szCs w:val="26"/>
                <w:lang w:val="vi-VN"/>
              </w:rPr>
              <w:t>Ứng dụng điều hướng đến màn hình Home</w:t>
            </w:r>
          </w:p>
        </w:tc>
      </w:tr>
      <w:tr w:rsidR="003529E9" w:rsidRPr="003529E9" w14:paraId="71A426E7" w14:textId="77777777" w:rsidTr="003529E9">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76A49F" w14:textId="77777777" w:rsidR="003529E9" w:rsidRPr="003529E9" w:rsidRDefault="003529E9" w:rsidP="003529E9">
            <w:pPr>
              <w:spacing w:line="240" w:lineRule="auto"/>
              <w:rPr>
                <w:lang w:val="vi-VN"/>
              </w:rPr>
            </w:pPr>
            <w:r w:rsidRPr="003529E9">
              <w:rPr>
                <w:color w:val="000000"/>
                <w:sz w:val="26"/>
                <w:szCs w:val="26"/>
                <w:lang w:val="vi-VN"/>
              </w:rPr>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6213B"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Người dùng bấm chọn nút Sign up (Đăng ký)</w:t>
            </w:r>
          </w:p>
          <w:p w14:paraId="2085BA7D"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Hệ thống hiện bản nhập liệu email </w:t>
            </w:r>
          </w:p>
          <w:p w14:paraId="45501005"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Nhập email và bấm Next</w:t>
            </w:r>
          </w:p>
          <w:p w14:paraId="2B837C04"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Hệ thống kiểm tra tính hợp lệ của email và chuyển tiếp tới màn hình nhập mật khẩu và xác nhận mật khẩu</w:t>
            </w:r>
          </w:p>
          <w:p w14:paraId="6E396404"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 Nhập đầy đủ 2 trường mật khẩu và bấm Next</w:t>
            </w:r>
          </w:p>
          <w:p w14:paraId="2ABEE0FF"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Hệ thống kiểm tra mật khẩu có đủ mạnh không và có trùng với nhau không và chuyển đến màn hình nhập ngày sinh</w:t>
            </w:r>
          </w:p>
          <w:p w14:paraId="77CA4DB5"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Nhập thông tin ngày sinh và bấm Next</w:t>
            </w:r>
          </w:p>
          <w:p w14:paraId="27140600"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Hệ thống kiểm tra thông tin ngày sinh hợp lệ và chuyển tiếp tới màn hình nhập giới tinh</w:t>
            </w:r>
          </w:p>
          <w:p w14:paraId="4637018C"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Chọn giới tính và bấm Next</w:t>
            </w:r>
          </w:p>
          <w:p w14:paraId="47431FA4"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Chuyển tiếp tới màn hình nhập tên người dung</w:t>
            </w:r>
          </w:p>
          <w:p w14:paraId="7521B0DD"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Nhập tên người dùng và nhấn Next</w:t>
            </w:r>
          </w:p>
          <w:p w14:paraId="288B09C5" w14:textId="77777777" w:rsidR="003529E9" w:rsidRPr="003529E9" w:rsidRDefault="003529E9" w:rsidP="00F81291">
            <w:pPr>
              <w:numPr>
                <w:ilvl w:val="0"/>
                <w:numId w:val="12"/>
              </w:numPr>
              <w:spacing w:after="0" w:line="240" w:lineRule="auto"/>
              <w:textAlignment w:val="baseline"/>
              <w:rPr>
                <w:color w:val="000000"/>
                <w:sz w:val="26"/>
                <w:szCs w:val="26"/>
                <w:lang w:val="vi-VN"/>
              </w:rPr>
            </w:pPr>
            <w:r w:rsidRPr="003529E9">
              <w:rPr>
                <w:color w:val="000000"/>
                <w:sz w:val="26"/>
                <w:szCs w:val="26"/>
                <w:lang w:val="vi-VN"/>
              </w:rPr>
              <w:t>Kiểm tra tên người dùng hợp lệ</w:t>
            </w:r>
          </w:p>
          <w:p w14:paraId="79028B3A" w14:textId="77777777" w:rsidR="003529E9" w:rsidRPr="003529E9" w:rsidRDefault="003529E9" w:rsidP="00F81291">
            <w:pPr>
              <w:numPr>
                <w:ilvl w:val="0"/>
                <w:numId w:val="12"/>
              </w:numPr>
              <w:spacing w:line="240" w:lineRule="auto"/>
              <w:textAlignment w:val="baseline"/>
              <w:rPr>
                <w:color w:val="000000"/>
                <w:sz w:val="26"/>
                <w:szCs w:val="26"/>
                <w:lang w:val="vi-VN"/>
              </w:rPr>
            </w:pPr>
            <w:r w:rsidRPr="003529E9">
              <w:rPr>
                <w:color w:val="000000"/>
                <w:sz w:val="26"/>
                <w:szCs w:val="26"/>
                <w:lang w:val="vi-VN"/>
              </w:rPr>
              <w:t>Hệ thống lưu lại thông tin tài khoản và chuyển đến màn hình Home</w:t>
            </w:r>
          </w:p>
        </w:tc>
      </w:tr>
      <w:tr w:rsidR="003529E9" w:rsidRPr="003529E9" w14:paraId="7DB25EDC" w14:textId="77777777" w:rsidTr="003529E9">
        <w:trPr>
          <w:trHeight w:val="70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56F6B" w14:textId="77777777" w:rsidR="003529E9" w:rsidRPr="003529E9" w:rsidRDefault="003529E9" w:rsidP="003529E9">
            <w:pPr>
              <w:spacing w:line="240" w:lineRule="auto"/>
              <w:rPr>
                <w:lang w:val="vi-VN"/>
              </w:rPr>
            </w:pPr>
            <w:r w:rsidRPr="003529E9">
              <w:rPr>
                <w:color w:val="000000"/>
                <w:sz w:val="26"/>
                <w:szCs w:val="26"/>
                <w:lang w:val="vi-VN"/>
              </w:rPr>
              <w:lastRenderedPageBreak/>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402D51" w14:textId="77777777" w:rsidR="003529E9" w:rsidRPr="003529E9" w:rsidRDefault="003529E9" w:rsidP="003529E9">
            <w:pPr>
              <w:spacing w:after="0" w:line="240" w:lineRule="auto"/>
              <w:rPr>
                <w:lang w:val="vi-VN"/>
              </w:rPr>
            </w:pPr>
            <w:r w:rsidRPr="003529E9">
              <w:rPr>
                <w:color w:val="000000"/>
                <w:sz w:val="26"/>
                <w:szCs w:val="26"/>
                <w:lang w:val="vi-VN"/>
              </w:rPr>
              <w:t>3a.1. Người dùng nhập sai hoặc để trống email và bấm Next</w:t>
            </w:r>
          </w:p>
          <w:p w14:paraId="26176747" w14:textId="77777777" w:rsidR="003529E9" w:rsidRPr="003529E9" w:rsidRDefault="003529E9" w:rsidP="003529E9">
            <w:pPr>
              <w:spacing w:after="0" w:line="240" w:lineRule="auto"/>
              <w:rPr>
                <w:lang w:val="vi-VN"/>
              </w:rPr>
            </w:pPr>
            <w:r w:rsidRPr="003529E9">
              <w:rPr>
                <w:color w:val="000000"/>
                <w:sz w:val="26"/>
                <w:szCs w:val="26"/>
                <w:lang w:val="vi-VN"/>
              </w:rPr>
              <w:t>3a.2. Hệ thống báo email không hợp lệ hoặc để trống</w:t>
            </w:r>
          </w:p>
          <w:p w14:paraId="6AE1C304" w14:textId="77777777" w:rsidR="003529E9" w:rsidRPr="003529E9" w:rsidRDefault="003529E9" w:rsidP="003529E9">
            <w:pPr>
              <w:spacing w:after="0" w:line="240" w:lineRule="auto"/>
              <w:rPr>
                <w:lang w:val="vi-VN"/>
              </w:rPr>
            </w:pPr>
            <w:r w:rsidRPr="003529E9">
              <w:rPr>
                <w:color w:val="000000"/>
                <w:sz w:val="26"/>
                <w:szCs w:val="26"/>
                <w:lang w:val="vi-VN"/>
              </w:rPr>
              <w:t>3b.1. Người dùng nhập email đã được đăng ký trước đó</w:t>
            </w:r>
          </w:p>
          <w:p w14:paraId="72036171" w14:textId="77777777" w:rsidR="003529E9" w:rsidRPr="003529E9" w:rsidRDefault="003529E9" w:rsidP="003529E9">
            <w:pPr>
              <w:spacing w:after="0" w:line="240" w:lineRule="auto"/>
              <w:rPr>
                <w:lang w:val="vi-VN"/>
              </w:rPr>
            </w:pPr>
            <w:r w:rsidRPr="003529E9">
              <w:rPr>
                <w:color w:val="000000"/>
                <w:sz w:val="26"/>
                <w:szCs w:val="26"/>
                <w:lang w:val="vi-VN"/>
              </w:rPr>
              <w:t>3b.2. Hệ thống thông báo email đã tồn tại trong hệ thống và yêu cầu nhập lại</w:t>
            </w:r>
          </w:p>
          <w:p w14:paraId="06BE28F6" w14:textId="77777777" w:rsidR="003529E9" w:rsidRPr="003529E9" w:rsidRDefault="003529E9" w:rsidP="003529E9">
            <w:pPr>
              <w:spacing w:after="0" w:line="240" w:lineRule="auto"/>
              <w:rPr>
                <w:lang w:val="vi-VN"/>
              </w:rPr>
            </w:pPr>
            <w:r w:rsidRPr="003529E9">
              <w:rPr>
                <w:color w:val="000000"/>
                <w:sz w:val="26"/>
                <w:szCs w:val="26"/>
                <w:lang w:val="vi-VN"/>
              </w:rPr>
              <w:t>5a.1. Người dùng nhập mật khẩu không đủ 8 ký tự</w:t>
            </w:r>
          </w:p>
          <w:p w14:paraId="4836110D" w14:textId="77777777" w:rsidR="003529E9" w:rsidRPr="003529E9" w:rsidRDefault="003529E9" w:rsidP="003529E9">
            <w:pPr>
              <w:spacing w:after="0" w:line="240" w:lineRule="auto"/>
              <w:rPr>
                <w:lang w:val="vi-VN"/>
              </w:rPr>
            </w:pPr>
            <w:r w:rsidRPr="003529E9">
              <w:rPr>
                <w:color w:val="000000"/>
                <w:sz w:val="26"/>
                <w:szCs w:val="26"/>
                <w:lang w:val="vi-VN"/>
              </w:rPr>
              <w:t>5a.2. Hệ thống thông báo mật khẩu không đủ 8 ký tự</w:t>
            </w:r>
          </w:p>
          <w:p w14:paraId="5D38F597" w14:textId="77777777" w:rsidR="003529E9" w:rsidRPr="003529E9" w:rsidRDefault="003529E9" w:rsidP="003529E9">
            <w:pPr>
              <w:spacing w:after="0" w:line="240" w:lineRule="auto"/>
              <w:rPr>
                <w:lang w:val="vi-VN"/>
              </w:rPr>
            </w:pPr>
            <w:r w:rsidRPr="003529E9">
              <w:rPr>
                <w:color w:val="000000"/>
                <w:sz w:val="26"/>
                <w:szCs w:val="26"/>
                <w:lang w:val="vi-VN"/>
              </w:rPr>
              <w:t>5b.1. Người dùng nhập 2 trường mật khẩu khác nhau</w:t>
            </w:r>
          </w:p>
          <w:p w14:paraId="6D3281D6" w14:textId="77777777" w:rsidR="003529E9" w:rsidRPr="003529E9" w:rsidRDefault="003529E9" w:rsidP="003529E9">
            <w:pPr>
              <w:spacing w:after="0" w:line="240" w:lineRule="auto"/>
              <w:rPr>
                <w:lang w:val="vi-VN"/>
              </w:rPr>
            </w:pPr>
            <w:r w:rsidRPr="003529E9">
              <w:rPr>
                <w:color w:val="000000"/>
                <w:sz w:val="26"/>
                <w:szCs w:val="26"/>
                <w:lang w:val="vi-VN"/>
              </w:rPr>
              <w:t>5b.2. Hệ thống thông báo mật khẩu không trùng khớp và yêu cầu nhập lại.</w:t>
            </w:r>
          </w:p>
          <w:p w14:paraId="45ABE2BB" w14:textId="77777777" w:rsidR="003529E9" w:rsidRPr="003529E9" w:rsidRDefault="003529E9" w:rsidP="003529E9">
            <w:pPr>
              <w:spacing w:after="0" w:line="240" w:lineRule="auto"/>
              <w:rPr>
                <w:lang w:val="vi-VN"/>
              </w:rPr>
            </w:pPr>
            <w:r w:rsidRPr="003529E9">
              <w:rPr>
                <w:color w:val="000000"/>
                <w:sz w:val="26"/>
                <w:szCs w:val="26"/>
                <w:lang w:val="vi-VN"/>
              </w:rPr>
              <w:t>6.1. Người dùng nhập ngày sinh lớn hơn ngày hiện tại</w:t>
            </w:r>
          </w:p>
          <w:p w14:paraId="6E2600AA" w14:textId="77777777" w:rsidR="003529E9" w:rsidRPr="003529E9" w:rsidRDefault="003529E9" w:rsidP="003529E9">
            <w:pPr>
              <w:spacing w:after="0" w:line="240" w:lineRule="auto"/>
              <w:rPr>
                <w:lang w:val="vi-VN"/>
              </w:rPr>
            </w:pPr>
            <w:r w:rsidRPr="003529E9">
              <w:rPr>
                <w:color w:val="000000"/>
                <w:sz w:val="26"/>
                <w:szCs w:val="26"/>
                <w:lang w:val="vi-VN"/>
              </w:rPr>
              <w:t>6.2 Hệ thống thông báo yêu cầu nhập lại ngày sinh</w:t>
            </w:r>
          </w:p>
          <w:p w14:paraId="42F466B4" w14:textId="77777777" w:rsidR="003529E9" w:rsidRPr="003529E9" w:rsidRDefault="003529E9" w:rsidP="003529E9">
            <w:pPr>
              <w:spacing w:after="0" w:line="240" w:lineRule="auto"/>
              <w:rPr>
                <w:lang w:val="vi-VN"/>
              </w:rPr>
            </w:pPr>
            <w:r w:rsidRPr="003529E9">
              <w:rPr>
                <w:color w:val="000000"/>
                <w:sz w:val="26"/>
                <w:szCs w:val="26"/>
                <w:lang w:val="vi-VN"/>
              </w:rPr>
              <w:t>11.1. Người dùng nhập tên người dùng không hợp lê (có lý tự đặc biệt)</w:t>
            </w:r>
          </w:p>
          <w:p w14:paraId="3514E56D" w14:textId="77777777" w:rsidR="003529E9" w:rsidRPr="003529E9" w:rsidRDefault="003529E9" w:rsidP="003529E9">
            <w:pPr>
              <w:spacing w:line="240" w:lineRule="auto"/>
              <w:rPr>
                <w:lang w:val="vi-VN"/>
              </w:rPr>
            </w:pPr>
            <w:r w:rsidRPr="003529E9">
              <w:rPr>
                <w:color w:val="000000"/>
                <w:sz w:val="26"/>
                <w:szCs w:val="26"/>
                <w:lang w:val="vi-VN"/>
              </w:rPr>
              <w:t>11.2. Hệ thống thông báo tên người dùng không hợp lệ và yêu cầu nhập lại.</w:t>
            </w:r>
          </w:p>
        </w:tc>
      </w:tr>
    </w:tbl>
    <w:p w14:paraId="3EEE1D13" w14:textId="77777777" w:rsidR="003529E9" w:rsidRPr="003529E9" w:rsidRDefault="003529E9" w:rsidP="003529E9">
      <w:pPr>
        <w:spacing w:after="0" w:line="240" w:lineRule="auto"/>
        <w:ind w:left="360"/>
        <w:rPr>
          <w:lang w:val="vi-VN"/>
        </w:rPr>
      </w:pPr>
      <w:r w:rsidRPr="003529E9">
        <w:rPr>
          <w:color w:val="000000" w:themeColor="text1"/>
          <w:sz w:val="26"/>
          <w:szCs w:val="26"/>
          <w:lang w:val="vi-VN"/>
        </w:rPr>
        <w:t> </w:t>
      </w:r>
    </w:p>
    <w:p w14:paraId="1978ABBF" w14:textId="77777777" w:rsidR="00986EF4" w:rsidRPr="00986EF4" w:rsidRDefault="00986EF4" w:rsidP="00F81291">
      <w:pPr>
        <w:pStyle w:val="ListParagraph"/>
        <w:numPr>
          <w:ilvl w:val="0"/>
          <w:numId w:val="36"/>
        </w:numPr>
        <w:spacing w:line="240" w:lineRule="auto"/>
        <w:textAlignment w:val="baseline"/>
        <w:rPr>
          <w:vanish/>
          <w:color w:val="000000"/>
          <w:lang w:val="vi-VN"/>
        </w:rPr>
      </w:pPr>
    </w:p>
    <w:p w14:paraId="4700B575" w14:textId="77777777" w:rsidR="00986EF4" w:rsidRPr="00986EF4" w:rsidRDefault="00986EF4" w:rsidP="00F81291">
      <w:pPr>
        <w:pStyle w:val="ListParagraph"/>
        <w:numPr>
          <w:ilvl w:val="1"/>
          <w:numId w:val="36"/>
        </w:numPr>
        <w:spacing w:line="240" w:lineRule="auto"/>
        <w:textAlignment w:val="baseline"/>
        <w:rPr>
          <w:vanish/>
          <w:color w:val="000000"/>
          <w:lang w:val="vi-VN"/>
        </w:rPr>
      </w:pPr>
    </w:p>
    <w:p w14:paraId="467A48AD" w14:textId="77777777" w:rsidR="00986EF4" w:rsidRPr="00986EF4" w:rsidRDefault="00986EF4" w:rsidP="00F81291">
      <w:pPr>
        <w:pStyle w:val="ListParagraph"/>
        <w:numPr>
          <w:ilvl w:val="1"/>
          <w:numId w:val="36"/>
        </w:numPr>
        <w:spacing w:line="240" w:lineRule="auto"/>
        <w:textAlignment w:val="baseline"/>
        <w:rPr>
          <w:vanish/>
          <w:color w:val="000000"/>
          <w:lang w:val="vi-VN"/>
        </w:rPr>
      </w:pPr>
    </w:p>
    <w:p w14:paraId="4FDE452F" w14:textId="77777777" w:rsidR="003529E9" w:rsidRPr="003529E9" w:rsidRDefault="003529E9" w:rsidP="002F0E0E">
      <w:pPr>
        <w:pStyle w:val="ListParagraph"/>
        <w:numPr>
          <w:ilvl w:val="2"/>
          <w:numId w:val="36"/>
        </w:numPr>
        <w:textAlignment w:val="baseline"/>
        <w:outlineLvl w:val="1"/>
        <w:rPr>
          <w:color w:val="000000"/>
          <w:lang w:val="vi-VN"/>
        </w:rPr>
      </w:pPr>
      <w:bookmarkStart w:id="113" w:name="_Toc106013381"/>
      <w:bookmarkStart w:id="114" w:name="_Toc106036741"/>
      <w:r w:rsidRPr="003529E9">
        <w:rPr>
          <w:color w:val="000000"/>
          <w:lang w:val="vi-VN"/>
        </w:rPr>
        <w:t>Đăng nhập</w:t>
      </w:r>
      <w:bookmarkEnd w:id="113"/>
      <w:bookmarkEnd w:id="114"/>
    </w:p>
    <w:tbl>
      <w:tblPr>
        <w:tblW w:w="0" w:type="auto"/>
        <w:tblCellMar>
          <w:top w:w="15" w:type="dxa"/>
          <w:left w:w="15" w:type="dxa"/>
          <w:bottom w:w="15" w:type="dxa"/>
          <w:right w:w="15" w:type="dxa"/>
        </w:tblCellMar>
        <w:tblLook w:val="04A0" w:firstRow="1" w:lastRow="0" w:firstColumn="1" w:lastColumn="0" w:noHBand="0" w:noVBand="1"/>
      </w:tblPr>
      <w:tblGrid>
        <w:gridCol w:w="2628"/>
        <w:gridCol w:w="6722"/>
      </w:tblGrid>
      <w:tr w:rsidR="003529E9" w:rsidRPr="003529E9" w14:paraId="495A4FDC"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10E967" w14:textId="4A3E9FC0"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6D947" w14:textId="77777777" w:rsidR="003529E9" w:rsidRPr="003529E9" w:rsidRDefault="003529E9" w:rsidP="003529E9">
            <w:pPr>
              <w:spacing w:line="240" w:lineRule="auto"/>
              <w:rPr>
                <w:lang w:val="vi-VN"/>
              </w:rPr>
            </w:pPr>
            <w:r w:rsidRPr="003529E9">
              <w:rPr>
                <w:color w:val="000000"/>
                <w:sz w:val="26"/>
                <w:szCs w:val="26"/>
                <w:lang w:val="vi-VN"/>
              </w:rPr>
              <w:t>UC2</w:t>
            </w:r>
          </w:p>
        </w:tc>
      </w:tr>
      <w:tr w:rsidR="003529E9" w:rsidRPr="003529E9" w14:paraId="0EFDD144"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B6874F"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1BA1C" w14:textId="77777777" w:rsidR="003529E9" w:rsidRPr="003529E9" w:rsidRDefault="003529E9" w:rsidP="003529E9">
            <w:pPr>
              <w:spacing w:line="240" w:lineRule="auto"/>
              <w:rPr>
                <w:lang w:val="vi-VN"/>
              </w:rPr>
            </w:pPr>
            <w:r w:rsidRPr="003529E9">
              <w:rPr>
                <w:color w:val="000000"/>
                <w:sz w:val="26"/>
                <w:szCs w:val="26"/>
                <w:lang w:val="vi-VN"/>
              </w:rPr>
              <w:t>Đăng nhập</w:t>
            </w:r>
          </w:p>
        </w:tc>
      </w:tr>
      <w:tr w:rsidR="003529E9" w:rsidRPr="003529E9" w14:paraId="63395E3D" w14:textId="77777777" w:rsidTr="003529E9">
        <w:trPr>
          <w:trHeight w:val="12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51D261"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00A150" w14:textId="77777777" w:rsidR="003529E9" w:rsidRPr="003529E9" w:rsidRDefault="003529E9" w:rsidP="003529E9">
            <w:pPr>
              <w:spacing w:line="240" w:lineRule="auto"/>
              <w:rPr>
                <w:lang w:val="vi-VN"/>
              </w:rPr>
            </w:pPr>
            <w:r w:rsidRPr="003529E9">
              <w:rPr>
                <w:color w:val="000000"/>
                <w:sz w:val="26"/>
                <w:szCs w:val="26"/>
                <w:lang w:val="vi-VN"/>
              </w:rPr>
              <w:t>Cho phép người dùng đăng nhập vào ứng dụng với tài khoản đã được tạo để sử dụng nhiều chức năng hơn của ứng dụng</w:t>
            </w:r>
          </w:p>
        </w:tc>
      </w:tr>
      <w:tr w:rsidR="003529E9" w:rsidRPr="003529E9" w14:paraId="40A6FCFC"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E144D2"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9ED08"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3D30C207"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442869"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CF2E52" w14:textId="77777777" w:rsidR="003529E9" w:rsidRPr="003529E9" w:rsidRDefault="003529E9" w:rsidP="003529E9">
            <w:pPr>
              <w:spacing w:line="240" w:lineRule="auto"/>
              <w:rPr>
                <w:lang w:val="vi-VN"/>
              </w:rPr>
            </w:pPr>
            <w:r w:rsidRPr="003529E9">
              <w:rPr>
                <w:color w:val="000000"/>
                <w:sz w:val="26"/>
                <w:szCs w:val="26"/>
                <w:lang w:val="vi-VN"/>
              </w:rPr>
              <w:t>Bấm chọn nút Sign in</w:t>
            </w:r>
          </w:p>
        </w:tc>
      </w:tr>
      <w:tr w:rsidR="003529E9" w:rsidRPr="003529E9" w14:paraId="0EF393E0"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04FE7"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55FDBA" w14:textId="77777777" w:rsidR="003529E9" w:rsidRPr="003529E9" w:rsidRDefault="003529E9" w:rsidP="003529E9">
            <w:pPr>
              <w:spacing w:line="240" w:lineRule="auto"/>
              <w:rPr>
                <w:lang w:val="vi-VN"/>
              </w:rPr>
            </w:pPr>
            <w:r w:rsidRPr="003529E9">
              <w:rPr>
                <w:color w:val="000000"/>
                <w:sz w:val="26"/>
                <w:szCs w:val="26"/>
                <w:lang w:val="vi-VN"/>
              </w:rPr>
              <w:t>Tài khoản đã được tạo và mật khẩu phải hợp lệ</w:t>
            </w:r>
          </w:p>
        </w:tc>
      </w:tr>
      <w:tr w:rsidR="003529E9" w:rsidRPr="003529E9" w14:paraId="4087A851"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7CC0E8" w14:textId="77777777" w:rsidR="003529E9" w:rsidRPr="003529E9" w:rsidRDefault="003529E9" w:rsidP="003529E9">
            <w:pPr>
              <w:spacing w:line="240" w:lineRule="auto"/>
              <w:rPr>
                <w:lang w:val="vi-VN"/>
              </w:rPr>
            </w:pPr>
            <w:r w:rsidRPr="003529E9">
              <w:rPr>
                <w:color w:val="000000"/>
                <w:sz w:val="26"/>
                <w:szCs w:val="26"/>
                <w:lang w:val="vi-VN"/>
              </w:rPr>
              <w:lastRenderedPageBreak/>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015787" w14:textId="77777777" w:rsidR="003529E9" w:rsidRPr="003529E9" w:rsidRDefault="003529E9" w:rsidP="003529E9">
            <w:pPr>
              <w:spacing w:line="240" w:lineRule="auto"/>
              <w:rPr>
                <w:lang w:val="vi-VN"/>
              </w:rPr>
            </w:pPr>
            <w:r w:rsidRPr="003529E9">
              <w:rPr>
                <w:color w:val="000000"/>
                <w:sz w:val="26"/>
                <w:szCs w:val="26"/>
                <w:lang w:val="vi-VN"/>
              </w:rPr>
              <w:t>Ứng dụng điều hướng đến màn hình Home</w:t>
            </w:r>
          </w:p>
        </w:tc>
      </w:tr>
      <w:tr w:rsidR="003529E9" w:rsidRPr="003529E9" w14:paraId="1D675BAF" w14:textId="77777777" w:rsidTr="003529E9">
        <w:trPr>
          <w:trHeight w:val="16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0EFD6" w14:textId="77777777" w:rsidR="003529E9" w:rsidRPr="003529E9" w:rsidRDefault="003529E9" w:rsidP="003529E9">
            <w:pPr>
              <w:spacing w:line="240" w:lineRule="auto"/>
              <w:rPr>
                <w:lang w:val="vi-VN"/>
              </w:rPr>
            </w:pPr>
            <w:r w:rsidRPr="003529E9">
              <w:rPr>
                <w:color w:val="000000"/>
                <w:sz w:val="26"/>
                <w:szCs w:val="26"/>
                <w:lang w:val="vi-VN"/>
              </w:rPr>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0DB85D" w14:textId="77777777" w:rsidR="003529E9" w:rsidRPr="003529E9" w:rsidRDefault="003529E9" w:rsidP="00F81291">
            <w:pPr>
              <w:numPr>
                <w:ilvl w:val="0"/>
                <w:numId w:val="13"/>
              </w:numPr>
              <w:spacing w:after="0" w:line="240" w:lineRule="auto"/>
              <w:textAlignment w:val="baseline"/>
              <w:rPr>
                <w:color w:val="000000"/>
                <w:sz w:val="26"/>
                <w:szCs w:val="26"/>
                <w:lang w:val="vi-VN"/>
              </w:rPr>
            </w:pPr>
            <w:r w:rsidRPr="003529E9">
              <w:rPr>
                <w:color w:val="000000"/>
                <w:sz w:val="26"/>
                <w:szCs w:val="26"/>
                <w:lang w:val="vi-VN"/>
              </w:rPr>
              <w:t>Người dùng nhập thông tin email, mật khẩu rồi bấm Signin </w:t>
            </w:r>
          </w:p>
          <w:p w14:paraId="5C669689" w14:textId="77777777" w:rsidR="003529E9" w:rsidRPr="003529E9" w:rsidRDefault="003529E9" w:rsidP="00F81291">
            <w:pPr>
              <w:numPr>
                <w:ilvl w:val="0"/>
                <w:numId w:val="13"/>
              </w:numPr>
              <w:spacing w:after="0" w:line="240" w:lineRule="auto"/>
              <w:textAlignment w:val="baseline"/>
              <w:rPr>
                <w:color w:val="000000"/>
                <w:sz w:val="26"/>
                <w:szCs w:val="26"/>
                <w:lang w:val="vi-VN"/>
              </w:rPr>
            </w:pPr>
            <w:r w:rsidRPr="003529E9">
              <w:rPr>
                <w:color w:val="000000"/>
                <w:sz w:val="26"/>
                <w:szCs w:val="26"/>
                <w:lang w:val="vi-VN"/>
              </w:rPr>
              <w:t>Hệ thống kiểm tra tính hợp lệ của tài khoản</w:t>
            </w:r>
          </w:p>
          <w:p w14:paraId="66A9DBEF" w14:textId="77777777" w:rsidR="003529E9" w:rsidRPr="003529E9" w:rsidRDefault="003529E9" w:rsidP="00F81291">
            <w:pPr>
              <w:numPr>
                <w:ilvl w:val="0"/>
                <w:numId w:val="13"/>
              </w:numPr>
              <w:spacing w:line="240" w:lineRule="auto"/>
              <w:textAlignment w:val="baseline"/>
              <w:rPr>
                <w:color w:val="000000"/>
                <w:sz w:val="26"/>
                <w:szCs w:val="26"/>
                <w:lang w:val="vi-VN"/>
              </w:rPr>
            </w:pPr>
            <w:r w:rsidRPr="003529E9">
              <w:rPr>
                <w:color w:val="000000"/>
                <w:sz w:val="26"/>
                <w:szCs w:val="26"/>
                <w:lang w:val="vi-VN"/>
              </w:rPr>
              <w:t>Ứng dụng điều hướng đến màn hình Home</w:t>
            </w:r>
          </w:p>
        </w:tc>
      </w:tr>
      <w:tr w:rsidR="003529E9" w:rsidRPr="003529E9" w14:paraId="654BBA02" w14:textId="77777777" w:rsidTr="003529E9">
        <w:trPr>
          <w:trHeight w:val="15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3505B8" w14:textId="77777777" w:rsidR="003529E9" w:rsidRPr="003529E9" w:rsidRDefault="003529E9" w:rsidP="003529E9">
            <w:pPr>
              <w:spacing w:line="240" w:lineRule="auto"/>
              <w:rPr>
                <w:lang w:val="vi-VN"/>
              </w:rPr>
            </w:pPr>
            <w:r w:rsidRPr="003529E9">
              <w:rPr>
                <w:color w:val="000000"/>
                <w:sz w:val="26"/>
                <w:szCs w:val="26"/>
                <w:lang w:val="vi-VN"/>
              </w:rPr>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291FB7" w14:textId="77777777" w:rsidR="003529E9" w:rsidRPr="003529E9" w:rsidRDefault="003529E9" w:rsidP="003529E9">
            <w:pPr>
              <w:spacing w:after="0" w:line="240" w:lineRule="auto"/>
              <w:rPr>
                <w:lang w:val="vi-VN"/>
              </w:rPr>
            </w:pPr>
            <w:r w:rsidRPr="003529E9">
              <w:rPr>
                <w:color w:val="000000"/>
                <w:sz w:val="26"/>
                <w:szCs w:val="26"/>
                <w:lang w:val="vi-VN"/>
              </w:rPr>
              <w:t>2.1. Người dùng nhập sai thông tin đăng nhập</w:t>
            </w:r>
          </w:p>
          <w:p w14:paraId="66B267F9" w14:textId="77777777" w:rsidR="003529E9" w:rsidRPr="003529E9" w:rsidRDefault="003529E9" w:rsidP="003529E9">
            <w:pPr>
              <w:spacing w:after="0" w:line="240" w:lineRule="auto"/>
              <w:rPr>
                <w:lang w:val="vi-VN"/>
              </w:rPr>
            </w:pPr>
            <w:r w:rsidRPr="003529E9">
              <w:rPr>
                <w:color w:val="000000"/>
                <w:sz w:val="26"/>
                <w:szCs w:val="26"/>
                <w:lang w:val="vi-VN"/>
              </w:rPr>
              <w:t>2.2. Hệ thống thông báo tài khoản hoặc mật khẩu không hợp lệ, đăng nhập lại</w:t>
            </w:r>
          </w:p>
        </w:tc>
      </w:tr>
      <w:tr w:rsidR="003529E9" w:rsidRPr="003529E9" w14:paraId="4B000971" w14:textId="77777777" w:rsidTr="003529E9">
        <w:trPr>
          <w:trHeight w:val="7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BD6EA" w14:textId="77777777" w:rsidR="003529E9" w:rsidRPr="003529E9" w:rsidRDefault="003529E9" w:rsidP="003529E9">
            <w:pPr>
              <w:spacing w:line="240" w:lineRule="auto"/>
              <w:rPr>
                <w:lang w:val="vi-VN"/>
              </w:rPr>
            </w:pPr>
            <w:r w:rsidRPr="003529E9">
              <w:rPr>
                <w:color w:val="000000"/>
                <w:sz w:val="26"/>
                <w:szCs w:val="26"/>
                <w:lang w:val="vi-VN"/>
              </w:rPr>
              <w:t>Mở rộng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E08FF9" w14:textId="77777777" w:rsidR="003529E9" w:rsidRPr="003529E9" w:rsidRDefault="003529E9" w:rsidP="003529E9">
            <w:pPr>
              <w:spacing w:after="0" w:line="240" w:lineRule="auto"/>
              <w:rPr>
                <w:lang w:val="vi-VN"/>
              </w:rPr>
            </w:pPr>
            <w:r w:rsidRPr="003529E9">
              <w:rPr>
                <w:color w:val="000000"/>
                <w:sz w:val="26"/>
                <w:szCs w:val="26"/>
                <w:lang w:val="vi-VN"/>
              </w:rPr>
              <w:t>Đăng nhập bằng tài khoản Google, Facebook</w:t>
            </w:r>
          </w:p>
        </w:tc>
      </w:tr>
    </w:tbl>
    <w:p w14:paraId="5B77008D" w14:textId="77777777" w:rsidR="003529E9" w:rsidRPr="003529E9" w:rsidRDefault="003529E9" w:rsidP="003529E9">
      <w:pPr>
        <w:spacing w:after="0" w:line="240" w:lineRule="auto"/>
        <w:rPr>
          <w:lang w:val="vi-VN"/>
        </w:rPr>
      </w:pPr>
      <w:r w:rsidRPr="003529E9">
        <w:rPr>
          <w:lang w:val="vi-VN"/>
        </w:rPr>
        <w:br/>
      </w:r>
    </w:p>
    <w:p w14:paraId="7F5D0C84" w14:textId="77777777" w:rsidR="003529E9" w:rsidRPr="003529E9" w:rsidRDefault="003529E9" w:rsidP="002F0E0E">
      <w:pPr>
        <w:pStyle w:val="ListParagraph"/>
        <w:numPr>
          <w:ilvl w:val="2"/>
          <w:numId w:val="36"/>
        </w:numPr>
        <w:textAlignment w:val="baseline"/>
        <w:outlineLvl w:val="1"/>
        <w:rPr>
          <w:color w:val="000000"/>
          <w:lang w:val="vi-VN"/>
        </w:rPr>
      </w:pPr>
      <w:bookmarkStart w:id="115" w:name="_Toc106013382"/>
      <w:bookmarkStart w:id="116" w:name="_Toc106036742"/>
      <w:r w:rsidRPr="003529E9">
        <w:rPr>
          <w:color w:val="000000"/>
          <w:lang w:val="vi-VN"/>
        </w:rPr>
        <w:t>Đăng xuất</w:t>
      </w:r>
      <w:bookmarkEnd w:id="115"/>
      <w:bookmarkEnd w:id="116"/>
    </w:p>
    <w:tbl>
      <w:tblPr>
        <w:tblW w:w="0" w:type="auto"/>
        <w:tblCellMar>
          <w:top w:w="15" w:type="dxa"/>
          <w:left w:w="15" w:type="dxa"/>
          <w:bottom w:w="15" w:type="dxa"/>
          <w:right w:w="15" w:type="dxa"/>
        </w:tblCellMar>
        <w:tblLook w:val="04A0" w:firstRow="1" w:lastRow="0" w:firstColumn="1" w:lastColumn="0" w:noHBand="0" w:noVBand="1"/>
      </w:tblPr>
      <w:tblGrid>
        <w:gridCol w:w="3182"/>
        <w:gridCol w:w="6168"/>
      </w:tblGrid>
      <w:tr w:rsidR="003529E9" w:rsidRPr="003529E9" w14:paraId="25CA8208"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B6285A" w14:textId="51556AE7"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36DD08" w14:textId="77777777" w:rsidR="003529E9" w:rsidRPr="003529E9" w:rsidRDefault="003529E9" w:rsidP="003529E9">
            <w:pPr>
              <w:spacing w:line="240" w:lineRule="auto"/>
              <w:rPr>
                <w:lang w:val="vi-VN"/>
              </w:rPr>
            </w:pPr>
            <w:r w:rsidRPr="003529E9">
              <w:rPr>
                <w:color w:val="000000"/>
                <w:sz w:val="26"/>
                <w:szCs w:val="26"/>
                <w:lang w:val="vi-VN"/>
              </w:rPr>
              <w:t>UC3</w:t>
            </w:r>
          </w:p>
        </w:tc>
      </w:tr>
      <w:tr w:rsidR="003529E9" w:rsidRPr="003529E9" w14:paraId="40451BF2"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EB25C6"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1517F7" w14:textId="77777777" w:rsidR="003529E9" w:rsidRPr="003529E9" w:rsidRDefault="003529E9" w:rsidP="003529E9">
            <w:pPr>
              <w:spacing w:line="240" w:lineRule="auto"/>
              <w:rPr>
                <w:lang w:val="vi-VN"/>
              </w:rPr>
            </w:pPr>
            <w:r w:rsidRPr="003529E9">
              <w:rPr>
                <w:color w:val="000000"/>
                <w:sz w:val="26"/>
                <w:szCs w:val="26"/>
                <w:lang w:val="vi-VN"/>
              </w:rPr>
              <w:t>Đăng xuất</w:t>
            </w:r>
          </w:p>
        </w:tc>
      </w:tr>
      <w:tr w:rsidR="003529E9" w:rsidRPr="003529E9" w14:paraId="382FB8FF" w14:textId="77777777" w:rsidTr="003529E9">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4DFC1D"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CDBF45" w14:textId="77777777" w:rsidR="003529E9" w:rsidRPr="003529E9" w:rsidRDefault="003529E9" w:rsidP="003529E9">
            <w:pPr>
              <w:spacing w:line="240" w:lineRule="auto"/>
              <w:rPr>
                <w:lang w:val="vi-VN"/>
              </w:rPr>
            </w:pPr>
            <w:r w:rsidRPr="003529E9">
              <w:rPr>
                <w:color w:val="000000"/>
                <w:sz w:val="26"/>
                <w:szCs w:val="26"/>
                <w:lang w:val="vi-VN"/>
              </w:rPr>
              <w:t>Cho phép người dùng thoát khỏi tài khoản hiện tại trên ứng dụng</w:t>
            </w:r>
          </w:p>
        </w:tc>
      </w:tr>
      <w:tr w:rsidR="003529E9" w:rsidRPr="003529E9" w14:paraId="436F7380"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D8DCF0"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A0B5E9"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054C865D"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AED6C2"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71A179" w14:textId="77777777" w:rsidR="003529E9" w:rsidRPr="003529E9" w:rsidRDefault="003529E9" w:rsidP="003529E9">
            <w:pPr>
              <w:spacing w:line="240" w:lineRule="auto"/>
              <w:rPr>
                <w:lang w:val="vi-VN"/>
              </w:rPr>
            </w:pPr>
            <w:r w:rsidRPr="003529E9">
              <w:rPr>
                <w:color w:val="000000"/>
                <w:sz w:val="26"/>
                <w:szCs w:val="26"/>
                <w:lang w:val="vi-VN"/>
              </w:rPr>
              <w:t>Bấm chọn nút Sign out</w:t>
            </w:r>
          </w:p>
        </w:tc>
      </w:tr>
      <w:tr w:rsidR="003529E9" w:rsidRPr="003529E9" w14:paraId="2423AC4A"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CB445F"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ADF42" w14:textId="77777777" w:rsidR="003529E9" w:rsidRPr="003529E9" w:rsidRDefault="003529E9" w:rsidP="003529E9">
            <w:pPr>
              <w:spacing w:line="240" w:lineRule="auto"/>
              <w:rPr>
                <w:lang w:val="vi-VN"/>
              </w:rPr>
            </w:pPr>
            <w:r w:rsidRPr="003529E9">
              <w:rPr>
                <w:color w:val="000000"/>
                <w:sz w:val="26"/>
                <w:szCs w:val="26"/>
                <w:lang w:val="vi-VN"/>
              </w:rPr>
              <w:t>Người dùng phải đăng nhập trước đó</w:t>
            </w:r>
          </w:p>
        </w:tc>
      </w:tr>
      <w:tr w:rsidR="003529E9" w:rsidRPr="003529E9" w14:paraId="2A187020"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54709"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2E7EF" w14:textId="77777777" w:rsidR="003529E9" w:rsidRPr="003529E9" w:rsidRDefault="003529E9" w:rsidP="003529E9">
            <w:pPr>
              <w:spacing w:line="240" w:lineRule="auto"/>
              <w:rPr>
                <w:lang w:val="vi-VN"/>
              </w:rPr>
            </w:pPr>
            <w:r w:rsidRPr="003529E9">
              <w:rPr>
                <w:color w:val="000000"/>
                <w:sz w:val="26"/>
                <w:szCs w:val="26"/>
                <w:lang w:val="vi-VN"/>
              </w:rPr>
              <w:t>Ứng dụng điều hướng đến màn hình Đăng nhập</w:t>
            </w:r>
          </w:p>
        </w:tc>
      </w:tr>
      <w:tr w:rsidR="003529E9" w:rsidRPr="003529E9" w14:paraId="6418689E" w14:textId="77777777" w:rsidTr="003529E9">
        <w:trPr>
          <w:trHeight w:val="16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924D3A" w14:textId="77777777" w:rsidR="003529E9" w:rsidRPr="003529E9" w:rsidRDefault="003529E9" w:rsidP="003529E9">
            <w:pPr>
              <w:spacing w:line="240" w:lineRule="auto"/>
              <w:rPr>
                <w:lang w:val="vi-VN"/>
              </w:rPr>
            </w:pPr>
            <w:r w:rsidRPr="003529E9">
              <w:rPr>
                <w:color w:val="000000"/>
                <w:sz w:val="26"/>
                <w:szCs w:val="26"/>
                <w:lang w:val="vi-VN"/>
              </w:rPr>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A95621" w14:textId="77777777" w:rsidR="003529E9" w:rsidRPr="003529E9" w:rsidRDefault="003529E9" w:rsidP="00F81291">
            <w:pPr>
              <w:numPr>
                <w:ilvl w:val="0"/>
                <w:numId w:val="14"/>
              </w:numPr>
              <w:spacing w:after="0" w:line="240" w:lineRule="auto"/>
              <w:textAlignment w:val="baseline"/>
              <w:rPr>
                <w:color w:val="000000"/>
                <w:sz w:val="26"/>
                <w:szCs w:val="26"/>
                <w:lang w:val="vi-VN"/>
              </w:rPr>
            </w:pPr>
            <w:r w:rsidRPr="003529E9">
              <w:rPr>
                <w:color w:val="000000"/>
                <w:sz w:val="26"/>
                <w:szCs w:val="26"/>
                <w:lang w:val="vi-VN"/>
              </w:rPr>
              <w:t xml:space="preserve"> Người dùng bấm nút Sign out tại màn hình …</w:t>
            </w:r>
          </w:p>
          <w:p w14:paraId="3C5A0256" w14:textId="77777777" w:rsidR="003529E9" w:rsidRPr="003529E9" w:rsidRDefault="003529E9" w:rsidP="00F81291">
            <w:pPr>
              <w:numPr>
                <w:ilvl w:val="0"/>
                <w:numId w:val="14"/>
              </w:numPr>
              <w:spacing w:line="240" w:lineRule="auto"/>
              <w:textAlignment w:val="baseline"/>
              <w:rPr>
                <w:color w:val="000000"/>
                <w:sz w:val="26"/>
                <w:szCs w:val="26"/>
                <w:lang w:val="vi-VN"/>
              </w:rPr>
            </w:pPr>
            <w:r w:rsidRPr="003529E9">
              <w:rPr>
                <w:color w:val="000000"/>
                <w:sz w:val="26"/>
                <w:szCs w:val="26"/>
                <w:lang w:val="vi-VN"/>
              </w:rPr>
              <w:t>Hệ thống đăng xuất tài khoản và điều hướng đến màn hình Đăng nhập. </w:t>
            </w:r>
          </w:p>
        </w:tc>
      </w:tr>
      <w:tr w:rsidR="003529E9" w:rsidRPr="003529E9" w14:paraId="0D767FE1" w14:textId="77777777" w:rsidTr="003529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26B43" w14:textId="77777777" w:rsidR="003529E9" w:rsidRPr="003529E9" w:rsidRDefault="003529E9" w:rsidP="003529E9">
            <w:pPr>
              <w:spacing w:line="240" w:lineRule="auto"/>
              <w:rPr>
                <w:lang w:val="vi-VN"/>
              </w:rPr>
            </w:pPr>
            <w:r w:rsidRPr="003529E9">
              <w:rPr>
                <w:color w:val="000000"/>
                <w:sz w:val="26"/>
                <w:szCs w:val="26"/>
                <w:lang w:val="vi-VN"/>
              </w:rPr>
              <w:lastRenderedPageBreak/>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9B877" w14:textId="77777777" w:rsidR="003529E9" w:rsidRPr="003529E9" w:rsidRDefault="003529E9" w:rsidP="003529E9">
            <w:pPr>
              <w:spacing w:after="0" w:line="240" w:lineRule="auto"/>
              <w:rPr>
                <w:lang w:val="vi-VN"/>
              </w:rPr>
            </w:pPr>
          </w:p>
        </w:tc>
      </w:tr>
    </w:tbl>
    <w:p w14:paraId="16149BA1" w14:textId="77777777" w:rsidR="003529E9" w:rsidRPr="003529E9" w:rsidRDefault="003529E9" w:rsidP="003529E9">
      <w:pPr>
        <w:spacing w:after="0" w:line="240" w:lineRule="auto"/>
        <w:rPr>
          <w:lang w:val="vi-VN"/>
        </w:rPr>
      </w:pPr>
      <w:r w:rsidRPr="003529E9">
        <w:rPr>
          <w:lang w:val="vi-VN"/>
        </w:rPr>
        <w:br/>
      </w:r>
    </w:p>
    <w:p w14:paraId="2FA32E81" w14:textId="77777777" w:rsidR="003529E9" w:rsidRPr="003529E9" w:rsidRDefault="003529E9" w:rsidP="002F0E0E">
      <w:pPr>
        <w:pStyle w:val="ListParagraph"/>
        <w:numPr>
          <w:ilvl w:val="2"/>
          <w:numId w:val="36"/>
        </w:numPr>
        <w:textAlignment w:val="baseline"/>
        <w:outlineLvl w:val="1"/>
        <w:rPr>
          <w:color w:val="000000"/>
          <w:lang w:val="vi-VN"/>
        </w:rPr>
      </w:pPr>
      <w:bookmarkStart w:id="117" w:name="_Toc106013383"/>
      <w:bookmarkStart w:id="118" w:name="_Toc106036743"/>
      <w:r w:rsidRPr="003529E9">
        <w:rPr>
          <w:color w:val="000000"/>
          <w:lang w:val="vi-VN"/>
        </w:rPr>
        <w:t>Xem bài hát nổi bật</w:t>
      </w:r>
      <w:bookmarkEnd w:id="117"/>
      <w:bookmarkEnd w:id="118"/>
    </w:p>
    <w:tbl>
      <w:tblPr>
        <w:tblW w:w="0" w:type="auto"/>
        <w:tblCellMar>
          <w:top w:w="15" w:type="dxa"/>
          <w:left w:w="15" w:type="dxa"/>
          <w:bottom w:w="15" w:type="dxa"/>
          <w:right w:w="15" w:type="dxa"/>
        </w:tblCellMar>
        <w:tblLook w:val="04A0" w:firstRow="1" w:lastRow="0" w:firstColumn="1" w:lastColumn="0" w:noHBand="0" w:noVBand="1"/>
      </w:tblPr>
      <w:tblGrid>
        <w:gridCol w:w="3649"/>
        <w:gridCol w:w="5701"/>
      </w:tblGrid>
      <w:tr w:rsidR="003529E9" w:rsidRPr="003529E9" w14:paraId="192B21A7"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BDB7D" w14:textId="08BA9546"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600EF8" w14:textId="77777777" w:rsidR="003529E9" w:rsidRPr="003529E9" w:rsidRDefault="003529E9" w:rsidP="003529E9">
            <w:pPr>
              <w:spacing w:line="240" w:lineRule="auto"/>
              <w:rPr>
                <w:lang w:val="vi-VN"/>
              </w:rPr>
            </w:pPr>
            <w:r w:rsidRPr="003529E9">
              <w:rPr>
                <w:color w:val="000000"/>
                <w:sz w:val="26"/>
                <w:szCs w:val="26"/>
                <w:lang w:val="vi-VN"/>
              </w:rPr>
              <w:t>UC4</w:t>
            </w:r>
          </w:p>
        </w:tc>
      </w:tr>
      <w:tr w:rsidR="003529E9" w:rsidRPr="003529E9" w14:paraId="44858DEF"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B6CA54"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7CB701" w14:textId="77777777" w:rsidR="003529E9" w:rsidRPr="003529E9" w:rsidRDefault="003529E9" w:rsidP="003529E9">
            <w:pPr>
              <w:spacing w:line="240" w:lineRule="auto"/>
              <w:rPr>
                <w:lang w:val="vi-VN"/>
              </w:rPr>
            </w:pPr>
            <w:r w:rsidRPr="003529E9">
              <w:rPr>
                <w:color w:val="000000"/>
                <w:sz w:val="26"/>
                <w:szCs w:val="26"/>
                <w:lang w:val="vi-VN"/>
              </w:rPr>
              <w:t>Xem bài hát nổi bật</w:t>
            </w:r>
          </w:p>
        </w:tc>
      </w:tr>
      <w:tr w:rsidR="003529E9" w:rsidRPr="003529E9" w14:paraId="296B964F" w14:textId="77777777" w:rsidTr="003529E9">
        <w:trPr>
          <w:trHeight w:val="9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A2EB3B"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7155E" w14:textId="77777777" w:rsidR="003529E9" w:rsidRPr="003529E9" w:rsidRDefault="003529E9" w:rsidP="003529E9">
            <w:pPr>
              <w:spacing w:line="240" w:lineRule="auto"/>
              <w:rPr>
                <w:lang w:val="vi-VN"/>
              </w:rPr>
            </w:pPr>
            <w:r w:rsidRPr="003529E9">
              <w:rPr>
                <w:color w:val="000000"/>
                <w:sz w:val="26"/>
                <w:szCs w:val="26"/>
                <w:lang w:val="vi-VN"/>
              </w:rPr>
              <w:t>Cho phép người dùng xem các bài hát nổi bật trên hệ thống</w:t>
            </w:r>
          </w:p>
        </w:tc>
      </w:tr>
      <w:tr w:rsidR="003529E9" w:rsidRPr="003529E9" w14:paraId="753DF6EF"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722267"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8AC1"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1D9D55AF"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373385"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C06989" w14:textId="77777777" w:rsidR="003529E9" w:rsidRPr="003529E9" w:rsidRDefault="003529E9" w:rsidP="003529E9">
            <w:pPr>
              <w:spacing w:line="240" w:lineRule="auto"/>
              <w:rPr>
                <w:lang w:val="vi-VN"/>
              </w:rPr>
            </w:pPr>
            <w:r w:rsidRPr="003529E9">
              <w:rPr>
                <w:color w:val="000000"/>
                <w:sz w:val="26"/>
                <w:szCs w:val="26"/>
                <w:lang w:val="vi-VN"/>
              </w:rPr>
              <w:t>Điều hướng đến màn hình Home</w:t>
            </w:r>
          </w:p>
        </w:tc>
      </w:tr>
      <w:tr w:rsidR="003529E9" w:rsidRPr="003529E9" w14:paraId="5456283D"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CD4CB"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AC4EC2" w14:textId="77777777" w:rsidR="003529E9" w:rsidRPr="003529E9" w:rsidRDefault="003529E9" w:rsidP="003529E9">
            <w:pPr>
              <w:spacing w:line="240" w:lineRule="auto"/>
              <w:rPr>
                <w:lang w:val="vi-VN"/>
              </w:rPr>
            </w:pPr>
            <w:r w:rsidRPr="003529E9">
              <w:rPr>
                <w:color w:val="000000"/>
                <w:sz w:val="26"/>
                <w:szCs w:val="26"/>
                <w:lang w:val="vi-VN"/>
              </w:rPr>
              <w:t>Người dùng phải đăng nhập trước đó</w:t>
            </w:r>
          </w:p>
        </w:tc>
      </w:tr>
      <w:tr w:rsidR="003529E9" w:rsidRPr="003529E9" w14:paraId="58B1C89E"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529C1B"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3B7985" w14:textId="77777777" w:rsidR="003529E9" w:rsidRPr="003529E9" w:rsidRDefault="003529E9" w:rsidP="003529E9">
            <w:pPr>
              <w:spacing w:line="240" w:lineRule="auto"/>
              <w:rPr>
                <w:lang w:val="vi-VN"/>
              </w:rPr>
            </w:pPr>
            <w:r w:rsidRPr="003529E9">
              <w:rPr>
                <w:color w:val="000000"/>
                <w:sz w:val="26"/>
                <w:szCs w:val="26"/>
                <w:lang w:val="vi-VN"/>
              </w:rPr>
              <w:t>Hệ thống hiển thị các bài hát nổi bật trên hệ thống</w:t>
            </w:r>
          </w:p>
        </w:tc>
      </w:tr>
    </w:tbl>
    <w:p w14:paraId="376A456B" w14:textId="77777777" w:rsidR="003529E9" w:rsidRPr="003529E9" w:rsidRDefault="003529E9" w:rsidP="003529E9">
      <w:pPr>
        <w:spacing w:after="0" w:line="240" w:lineRule="auto"/>
        <w:rPr>
          <w:lang w:val="vi-VN"/>
        </w:rPr>
      </w:pPr>
      <w:r w:rsidRPr="003529E9">
        <w:rPr>
          <w:lang w:val="vi-VN"/>
        </w:rPr>
        <w:br/>
      </w:r>
    </w:p>
    <w:p w14:paraId="02F5E28E" w14:textId="77777777" w:rsidR="003529E9" w:rsidRPr="003529E9" w:rsidRDefault="003529E9" w:rsidP="002F0E0E">
      <w:pPr>
        <w:pStyle w:val="ListParagraph"/>
        <w:numPr>
          <w:ilvl w:val="2"/>
          <w:numId w:val="36"/>
        </w:numPr>
        <w:textAlignment w:val="baseline"/>
        <w:outlineLvl w:val="1"/>
        <w:rPr>
          <w:color w:val="000000"/>
          <w:lang w:val="vi-VN"/>
        </w:rPr>
      </w:pPr>
      <w:bookmarkStart w:id="119" w:name="_Toc106013384"/>
      <w:bookmarkStart w:id="120" w:name="_Toc106036744"/>
      <w:r w:rsidRPr="003529E9">
        <w:rPr>
          <w:color w:val="000000"/>
          <w:lang w:val="vi-VN"/>
        </w:rPr>
        <w:t>Phát nhạc</w:t>
      </w:r>
      <w:bookmarkEnd w:id="119"/>
      <w:bookmarkEnd w:id="120"/>
    </w:p>
    <w:tbl>
      <w:tblPr>
        <w:tblW w:w="0" w:type="auto"/>
        <w:tblCellMar>
          <w:top w:w="15" w:type="dxa"/>
          <w:left w:w="15" w:type="dxa"/>
          <w:bottom w:w="15" w:type="dxa"/>
          <w:right w:w="15" w:type="dxa"/>
        </w:tblCellMar>
        <w:tblLook w:val="04A0" w:firstRow="1" w:lastRow="0" w:firstColumn="1" w:lastColumn="0" w:noHBand="0" w:noVBand="1"/>
      </w:tblPr>
      <w:tblGrid>
        <w:gridCol w:w="2876"/>
        <w:gridCol w:w="6474"/>
      </w:tblGrid>
      <w:tr w:rsidR="003529E9" w:rsidRPr="003529E9" w14:paraId="7F1F86B9"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011C68" w14:textId="27E31279"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AB8BCF" w14:textId="77777777" w:rsidR="003529E9" w:rsidRPr="003529E9" w:rsidRDefault="003529E9" w:rsidP="003529E9">
            <w:pPr>
              <w:spacing w:line="240" w:lineRule="auto"/>
              <w:rPr>
                <w:lang w:val="vi-VN"/>
              </w:rPr>
            </w:pPr>
            <w:r w:rsidRPr="003529E9">
              <w:rPr>
                <w:color w:val="000000"/>
                <w:sz w:val="26"/>
                <w:szCs w:val="26"/>
                <w:lang w:val="vi-VN"/>
              </w:rPr>
              <w:t>UC5</w:t>
            </w:r>
          </w:p>
        </w:tc>
      </w:tr>
      <w:tr w:rsidR="003529E9" w:rsidRPr="003529E9" w14:paraId="28EDB3A0"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0513A"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B91F2D" w14:textId="77777777" w:rsidR="003529E9" w:rsidRPr="003529E9" w:rsidRDefault="003529E9" w:rsidP="003529E9">
            <w:pPr>
              <w:spacing w:line="240" w:lineRule="auto"/>
              <w:rPr>
                <w:lang w:val="vi-VN"/>
              </w:rPr>
            </w:pPr>
            <w:r w:rsidRPr="003529E9">
              <w:rPr>
                <w:color w:val="000000"/>
                <w:sz w:val="26"/>
                <w:szCs w:val="26"/>
                <w:lang w:val="vi-VN"/>
              </w:rPr>
              <w:t>Phát nhạc</w:t>
            </w:r>
          </w:p>
        </w:tc>
      </w:tr>
      <w:tr w:rsidR="003529E9" w:rsidRPr="003529E9" w14:paraId="113A987B" w14:textId="77777777" w:rsidTr="003529E9">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10D665"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FDAF4B" w14:textId="77777777" w:rsidR="003529E9" w:rsidRPr="003529E9" w:rsidRDefault="003529E9" w:rsidP="003529E9">
            <w:pPr>
              <w:spacing w:line="240" w:lineRule="auto"/>
              <w:rPr>
                <w:lang w:val="vi-VN"/>
              </w:rPr>
            </w:pPr>
            <w:r w:rsidRPr="003529E9">
              <w:rPr>
                <w:color w:val="000000"/>
                <w:sz w:val="26"/>
                <w:szCs w:val="26"/>
                <w:lang w:val="vi-VN"/>
              </w:rPr>
              <w:t>Cho phép người dùng nghe bản nhạc đã chọn</w:t>
            </w:r>
          </w:p>
        </w:tc>
      </w:tr>
      <w:tr w:rsidR="003529E9" w:rsidRPr="003529E9" w14:paraId="32481E62"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F85E0F"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3D21D7"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6E212018"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C250F3"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8285C" w14:textId="77777777" w:rsidR="003529E9" w:rsidRPr="003529E9" w:rsidRDefault="003529E9" w:rsidP="003529E9">
            <w:pPr>
              <w:spacing w:line="240" w:lineRule="auto"/>
              <w:rPr>
                <w:lang w:val="vi-VN"/>
              </w:rPr>
            </w:pPr>
            <w:r w:rsidRPr="003529E9">
              <w:rPr>
                <w:color w:val="000000"/>
                <w:sz w:val="26"/>
                <w:szCs w:val="26"/>
                <w:lang w:val="vi-VN"/>
              </w:rPr>
              <w:t>Bấm chọn 1 bài hát bất kì </w:t>
            </w:r>
          </w:p>
        </w:tc>
      </w:tr>
      <w:tr w:rsidR="003529E9" w:rsidRPr="003529E9" w14:paraId="47709D91"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D92E49"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D159D9" w14:textId="77777777" w:rsidR="003529E9" w:rsidRPr="003529E9" w:rsidRDefault="003529E9" w:rsidP="003529E9">
            <w:pPr>
              <w:spacing w:line="240" w:lineRule="auto"/>
              <w:rPr>
                <w:lang w:val="vi-VN"/>
              </w:rPr>
            </w:pPr>
            <w:r w:rsidRPr="003529E9">
              <w:rPr>
                <w:color w:val="000000"/>
                <w:sz w:val="26"/>
                <w:szCs w:val="26"/>
                <w:lang w:val="vi-VN"/>
              </w:rPr>
              <w:t>Người dùng phải đăng nhập trước đó</w:t>
            </w:r>
          </w:p>
        </w:tc>
      </w:tr>
      <w:tr w:rsidR="003529E9" w:rsidRPr="003529E9" w14:paraId="2192B225"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9A54F" w14:textId="77777777" w:rsidR="003529E9" w:rsidRPr="003529E9" w:rsidRDefault="003529E9" w:rsidP="003529E9">
            <w:pPr>
              <w:spacing w:line="240" w:lineRule="auto"/>
              <w:rPr>
                <w:lang w:val="vi-VN"/>
              </w:rPr>
            </w:pPr>
            <w:r w:rsidRPr="003529E9">
              <w:rPr>
                <w:color w:val="000000"/>
                <w:sz w:val="26"/>
                <w:szCs w:val="26"/>
                <w:lang w:val="vi-VN"/>
              </w:rPr>
              <w:lastRenderedPageBreak/>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27952C" w14:textId="77777777" w:rsidR="003529E9" w:rsidRPr="003529E9" w:rsidRDefault="003529E9" w:rsidP="003529E9">
            <w:pPr>
              <w:spacing w:line="240" w:lineRule="auto"/>
              <w:rPr>
                <w:lang w:val="vi-VN"/>
              </w:rPr>
            </w:pPr>
            <w:r w:rsidRPr="003529E9">
              <w:rPr>
                <w:color w:val="000000"/>
                <w:sz w:val="26"/>
                <w:szCs w:val="26"/>
                <w:lang w:val="vi-VN"/>
              </w:rPr>
              <w:t>Ứng dụng điều hướng đến màn hình phát nhạc</w:t>
            </w:r>
          </w:p>
        </w:tc>
      </w:tr>
      <w:tr w:rsidR="003529E9" w:rsidRPr="003529E9" w14:paraId="63DD0A67" w14:textId="77777777" w:rsidTr="003529E9">
        <w:trPr>
          <w:trHeight w:val="20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C90458" w14:textId="77777777" w:rsidR="003529E9" w:rsidRPr="003529E9" w:rsidRDefault="003529E9" w:rsidP="003529E9">
            <w:pPr>
              <w:spacing w:line="240" w:lineRule="auto"/>
              <w:rPr>
                <w:lang w:val="vi-VN"/>
              </w:rPr>
            </w:pPr>
            <w:r w:rsidRPr="003529E9">
              <w:rPr>
                <w:color w:val="000000"/>
                <w:sz w:val="26"/>
                <w:szCs w:val="26"/>
                <w:lang w:val="vi-VN"/>
              </w:rPr>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B861B6" w14:textId="77777777" w:rsidR="003529E9" w:rsidRPr="003529E9" w:rsidRDefault="003529E9" w:rsidP="00F81291">
            <w:pPr>
              <w:numPr>
                <w:ilvl w:val="0"/>
                <w:numId w:val="15"/>
              </w:numPr>
              <w:spacing w:after="0" w:line="240" w:lineRule="auto"/>
              <w:textAlignment w:val="baseline"/>
              <w:rPr>
                <w:color w:val="000000"/>
                <w:sz w:val="26"/>
                <w:szCs w:val="26"/>
                <w:lang w:val="vi-VN"/>
              </w:rPr>
            </w:pPr>
            <w:r w:rsidRPr="003529E9">
              <w:rPr>
                <w:color w:val="000000"/>
                <w:sz w:val="26"/>
                <w:szCs w:val="26"/>
                <w:lang w:val="vi-VN"/>
              </w:rPr>
              <w:t>Người dùng chọn 1 danh sách phát trên màn hình ứng dụng sau đó chọn vào bài hát</w:t>
            </w:r>
          </w:p>
          <w:p w14:paraId="3989505E" w14:textId="77777777" w:rsidR="003529E9" w:rsidRPr="003529E9" w:rsidRDefault="003529E9" w:rsidP="00F81291">
            <w:pPr>
              <w:numPr>
                <w:ilvl w:val="0"/>
                <w:numId w:val="15"/>
              </w:numPr>
              <w:spacing w:line="240" w:lineRule="auto"/>
              <w:textAlignment w:val="baseline"/>
              <w:rPr>
                <w:color w:val="000000"/>
                <w:sz w:val="26"/>
                <w:szCs w:val="26"/>
                <w:lang w:val="vi-VN"/>
              </w:rPr>
            </w:pPr>
            <w:r w:rsidRPr="003529E9">
              <w:rPr>
                <w:color w:val="000000"/>
                <w:sz w:val="26"/>
                <w:szCs w:val="26"/>
                <w:lang w:val="vi-VN"/>
              </w:rPr>
              <w:t>Hệ thống lấy danh sách bài hát mà người dùng đã chọn và phát bài hát người dùng đã chọn</w:t>
            </w:r>
          </w:p>
        </w:tc>
      </w:tr>
      <w:tr w:rsidR="003529E9" w:rsidRPr="003529E9" w14:paraId="15726FBB" w14:textId="77777777" w:rsidTr="003529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4EC9B" w14:textId="77777777" w:rsidR="003529E9" w:rsidRPr="003529E9" w:rsidRDefault="003529E9" w:rsidP="003529E9">
            <w:pPr>
              <w:spacing w:line="240" w:lineRule="auto"/>
              <w:rPr>
                <w:lang w:val="vi-VN"/>
              </w:rPr>
            </w:pPr>
            <w:r w:rsidRPr="003529E9">
              <w:rPr>
                <w:color w:val="000000"/>
                <w:sz w:val="26"/>
                <w:szCs w:val="26"/>
                <w:lang w:val="vi-VN"/>
              </w:rPr>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5D252" w14:textId="77777777" w:rsidR="003529E9" w:rsidRPr="003529E9" w:rsidRDefault="003529E9" w:rsidP="003529E9">
            <w:pPr>
              <w:spacing w:after="0" w:line="240" w:lineRule="auto"/>
              <w:rPr>
                <w:lang w:val="vi-VN"/>
              </w:rPr>
            </w:pPr>
          </w:p>
        </w:tc>
      </w:tr>
    </w:tbl>
    <w:p w14:paraId="6235078A" w14:textId="6D9C40F7" w:rsidR="003529E9" w:rsidRPr="003529E9" w:rsidRDefault="003529E9" w:rsidP="00FE0322">
      <w:pPr>
        <w:spacing w:line="240" w:lineRule="auto"/>
        <w:ind w:left="720"/>
        <w:rPr>
          <w:lang w:val="vi-VN"/>
        </w:rPr>
      </w:pPr>
    </w:p>
    <w:p w14:paraId="10B0FC8C" w14:textId="72461A21" w:rsidR="00FE0322" w:rsidRPr="00FE0322" w:rsidRDefault="007513E7" w:rsidP="007513E7">
      <w:pPr>
        <w:pStyle w:val="ListParagraph"/>
        <w:numPr>
          <w:ilvl w:val="2"/>
          <w:numId w:val="36"/>
        </w:numPr>
        <w:rPr>
          <w:lang w:val="vi-VN"/>
        </w:rPr>
      </w:pPr>
      <w:r>
        <w:rPr>
          <w:lang w:val="vi-VN"/>
        </w:rPr>
        <w:t>Hiện thông báo phát nhạc</w:t>
      </w:r>
    </w:p>
    <w:tbl>
      <w:tblPr>
        <w:tblW w:w="0" w:type="auto"/>
        <w:tblCellMar>
          <w:top w:w="15" w:type="dxa"/>
          <w:left w:w="15" w:type="dxa"/>
          <w:bottom w:w="15" w:type="dxa"/>
          <w:right w:w="15" w:type="dxa"/>
        </w:tblCellMar>
        <w:tblLook w:val="04A0" w:firstRow="1" w:lastRow="0" w:firstColumn="1" w:lastColumn="0" w:noHBand="0" w:noVBand="1"/>
      </w:tblPr>
      <w:tblGrid>
        <w:gridCol w:w="2988"/>
        <w:gridCol w:w="6362"/>
      </w:tblGrid>
      <w:tr w:rsidR="007513E7" w:rsidRPr="003529E9" w14:paraId="27544F99" w14:textId="77777777" w:rsidTr="007513E7">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131538" w14:textId="71953C8A" w:rsidR="007513E7" w:rsidRPr="003529E9" w:rsidRDefault="005236D1" w:rsidP="007513E7">
            <w:pPr>
              <w:spacing w:line="240" w:lineRule="auto"/>
              <w:rPr>
                <w:lang w:val="vi-VN"/>
              </w:rPr>
            </w:pPr>
            <w:r>
              <w:rPr>
                <w:color w:val="000000"/>
                <w:sz w:val="26"/>
                <w:szCs w:val="26"/>
                <w:lang w:val="vi-VN"/>
              </w:rPr>
              <w:t>Use Case</w:t>
            </w:r>
            <w:r w:rsidR="007513E7"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21C376" w14:textId="77777777" w:rsidR="007513E7" w:rsidRPr="003529E9" w:rsidRDefault="007513E7" w:rsidP="007513E7">
            <w:pPr>
              <w:spacing w:line="240" w:lineRule="auto"/>
              <w:rPr>
                <w:lang w:val="vi-VN"/>
              </w:rPr>
            </w:pPr>
            <w:r w:rsidRPr="003529E9">
              <w:rPr>
                <w:color w:val="000000"/>
                <w:sz w:val="26"/>
                <w:szCs w:val="26"/>
                <w:lang w:val="vi-VN"/>
              </w:rPr>
              <w:t>UC6</w:t>
            </w:r>
          </w:p>
        </w:tc>
      </w:tr>
      <w:tr w:rsidR="007513E7" w:rsidRPr="003529E9" w14:paraId="1EB0268B" w14:textId="77777777" w:rsidTr="007513E7">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E703B" w14:textId="77777777" w:rsidR="007513E7" w:rsidRPr="003529E9" w:rsidRDefault="007513E7" w:rsidP="007513E7">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A4647E" w14:textId="4F5882CC" w:rsidR="007513E7" w:rsidRPr="003529E9" w:rsidRDefault="007513E7" w:rsidP="007513E7">
            <w:pPr>
              <w:spacing w:line="240" w:lineRule="auto"/>
              <w:rPr>
                <w:lang w:val="vi-VN"/>
              </w:rPr>
            </w:pPr>
            <w:r>
              <w:rPr>
                <w:color w:val="000000"/>
                <w:sz w:val="26"/>
                <w:szCs w:val="26"/>
                <w:lang w:val="vi-VN"/>
              </w:rPr>
              <w:t>Hiện thông báo phát nhạc</w:t>
            </w:r>
          </w:p>
        </w:tc>
      </w:tr>
      <w:tr w:rsidR="007513E7" w:rsidRPr="003529E9" w14:paraId="276F0FB7" w14:textId="77777777" w:rsidTr="007513E7">
        <w:trPr>
          <w:trHeight w:val="10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36422" w14:textId="77777777" w:rsidR="007513E7" w:rsidRPr="003529E9" w:rsidRDefault="007513E7" w:rsidP="007513E7">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E54AAF" w14:textId="69B80A4B" w:rsidR="007513E7" w:rsidRPr="003529E9" w:rsidRDefault="007513E7" w:rsidP="007513E7">
            <w:pPr>
              <w:spacing w:line="240" w:lineRule="auto"/>
              <w:rPr>
                <w:lang w:val="vi-VN"/>
              </w:rPr>
            </w:pPr>
            <w:r>
              <w:rPr>
                <w:color w:val="000000"/>
                <w:sz w:val="26"/>
                <w:szCs w:val="26"/>
                <w:lang w:val="vi-VN"/>
              </w:rPr>
              <w:t>Hiện thông báo phát nhạc trên thanh thông báo khi người dùng phát một bài hát</w:t>
            </w:r>
          </w:p>
        </w:tc>
      </w:tr>
      <w:tr w:rsidR="007513E7" w:rsidRPr="003529E9" w14:paraId="6B9FA19F" w14:textId="77777777" w:rsidTr="007513E7">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BAA7EF" w14:textId="77777777" w:rsidR="007513E7" w:rsidRPr="003529E9" w:rsidRDefault="007513E7" w:rsidP="007513E7">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C96E78" w14:textId="77777777" w:rsidR="007513E7" w:rsidRPr="003529E9" w:rsidRDefault="007513E7" w:rsidP="007513E7">
            <w:pPr>
              <w:spacing w:line="240" w:lineRule="auto"/>
              <w:rPr>
                <w:lang w:val="vi-VN"/>
              </w:rPr>
            </w:pPr>
            <w:r w:rsidRPr="003529E9">
              <w:rPr>
                <w:color w:val="000000"/>
                <w:sz w:val="26"/>
                <w:szCs w:val="26"/>
                <w:lang w:val="vi-VN"/>
              </w:rPr>
              <w:t>Người dùng (User)</w:t>
            </w:r>
          </w:p>
        </w:tc>
      </w:tr>
      <w:tr w:rsidR="007513E7" w:rsidRPr="003529E9" w14:paraId="77611B9F" w14:textId="77777777" w:rsidTr="007513E7">
        <w:trPr>
          <w:trHeight w:val="9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083B28" w14:textId="77777777" w:rsidR="007513E7" w:rsidRPr="003529E9" w:rsidRDefault="007513E7" w:rsidP="007513E7">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D26B09" w14:textId="1DB48250" w:rsidR="007513E7" w:rsidRPr="003529E9" w:rsidRDefault="007513E7" w:rsidP="007513E7">
            <w:pPr>
              <w:spacing w:line="240" w:lineRule="auto"/>
              <w:rPr>
                <w:lang w:val="vi-VN"/>
              </w:rPr>
            </w:pPr>
            <w:r>
              <w:rPr>
                <w:color w:val="000000"/>
                <w:sz w:val="26"/>
                <w:szCs w:val="26"/>
                <w:lang w:val="vi-VN"/>
              </w:rPr>
              <w:t>Người dùng chọn phát một bài hát bất kì</w:t>
            </w:r>
          </w:p>
        </w:tc>
      </w:tr>
      <w:tr w:rsidR="007513E7" w:rsidRPr="003529E9" w14:paraId="612B1FC4" w14:textId="77777777" w:rsidTr="007513E7">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6D9D6B" w14:textId="77777777" w:rsidR="007513E7" w:rsidRPr="003529E9" w:rsidRDefault="007513E7" w:rsidP="007513E7">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3CF90B" w14:textId="0FFF404B" w:rsidR="007513E7" w:rsidRPr="003529E9" w:rsidRDefault="007513E7" w:rsidP="007513E7">
            <w:pPr>
              <w:spacing w:line="240" w:lineRule="auto"/>
              <w:rPr>
                <w:lang w:val="vi-VN"/>
              </w:rPr>
            </w:pPr>
            <w:r w:rsidRPr="003529E9">
              <w:rPr>
                <w:color w:val="000000"/>
                <w:sz w:val="26"/>
                <w:szCs w:val="26"/>
                <w:lang w:val="vi-VN"/>
              </w:rPr>
              <w:t xml:space="preserve">Người dùng </w:t>
            </w:r>
            <w:r>
              <w:rPr>
                <w:color w:val="000000"/>
                <w:sz w:val="26"/>
                <w:szCs w:val="26"/>
                <w:lang w:val="vi-VN"/>
              </w:rPr>
              <w:t>đã đăng nhập</w:t>
            </w:r>
          </w:p>
        </w:tc>
      </w:tr>
      <w:tr w:rsidR="007513E7" w:rsidRPr="003529E9" w14:paraId="017CB7F8" w14:textId="77777777" w:rsidTr="007513E7">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E9D4F" w14:textId="77777777" w:rsidR="007513E7" w:rsidRPr="003529E9" w:rsidRDefault="007513E7" w:rsidP="007513E7">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95CA40" w14:textId="5C0F06B5" w:rsidR="007513E7" w:rsidRPr="003529E9" w:rsidRDefault="007513E7" w:rsidP="007513E7">
            <w:pPr>
              <w:spacing w:line="240" w:lineRule="auto"/>
              <w:rPr>
                <w:lang w:val="vi-VN"/>
              </w:rPr>
            </w:pPr>
            <w:r>
              <w:rPr>
                <w:color w:val="000000"/>
                <w:sz w:val="26"/>
                <w:szCs w:val="26"/>
                <w:lang w:val="vi-VN"/>
              </w:rPr>
              <w:t>Hiện thông báo trên thanh thông báo</w:t>
            </w:r>
          </w:p>
        </w:tc>
      </w:tr>
      <w:tr w:rsidR="007513E7" w:rsidRPr="003529E9" w14:paraId="48D3960C" w14:textId="77777777" w:rsidTr="007513E7">
        <w:trPr>
          <w:trHeight w:val="16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AA59D8" w14:textId="19AEDD87" w:rsidR="007513E7" w:rsidRPr="003529E9" w:rsidRDefault="007513E7" w:rsidP="007513E7">
            <w:pPr>
              <w:spacing w:line="240" w:lineRule="auto"/>
              <w:rPr>
                <w:lang w:val="vi-VN"/>
              </w:rPr>
            </w:pPr>
            <w:r>
              <w:rPr>
                <w:color w:val="000000"/>
                <w:sz w:val="26"/>
                <w:szCs w:val="26"/>
                <w:lang w:val="vi-VN"/>
              </w:rPr>
              <w:t>Mở rộng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70C04" w14:textId="4E0FDFD1" w:rsidR="007513E7" w:rsidRDefault="007513E7" w:rsidP="007513E7">
            <w:pPr>
              <w:pStyle w:val="ListParagraph"/>
              <w:numPr>
                <w:ilvl w:val="1"/>
                <w:numId w:val="15"/>
              </w:numPr>
              <w:spacing w:line="240" w:lineRule="auto"/>
              <w:textAlignment w:val="baseline"/>
              <w:rPr>
                <w:color w:val="000000"/>
                <w:lang w:val="vi-VN"/>
              </w:rPr>
            </w:pPr>
            <w:r>
              <w:rPr>
                <w:color w:val="000000"/>
                <w:lang w:val="vi-VN"/>
              </w:rPr>
              <w:t xml:space="preserve">Chức năng </w:t>
            </w:r>
            <w:r w:rsidR="00266219">
              <w:rPr>
                <w:color w:val="000000"/>
                <w:lang w:val="vi-VN"/>
              </w:rPr>
              <w:t xml:space="preserve">tạm </w:t>
            </w:r>
            <w:r>
              <w:rPr>
                <w:color w:val="000000"/>
                <w:lang w:val="vi-VN"/>
              </w:rPr>
              <w:t>dừng/phát nhạc</w:t>
            </w:r>
          </w:p>
          <w:p w14:paraId="64C96C6C" w14:textId="1703C206" w:rsidR="007513E7" w:rsidRDefault="007513E7" w:rsidP="007513E7">
            <w:pPr>
              <w:pStyle w:val="ListParagraph"/>
              <w:numPr>
                <w:ilvl w:val="1"/>
                <w:numId w:val="15"/>
              </w:numPr>
              <w:spacing w:line="240" w:lineRule="auto"/>
              <w:textAlignment w:val="baseline"/>
              <w:rPr>
                <w:color w:val="000000"/>
                <w:lang w:val="vi-VN"/>
              </w:rPr>
            </w:pPr>
            <w:r>
              <w:rPr>
                <w:color w:val="000000"/>
                <w:lang w:val="vi-VN"/>
              </w:rPr>
              <w:t>Chức năng chuyển bài hát kế tiếp</w:t>
            </w:r>
          </w:p>
          <w:p w14:paraId="7E730CE5" w14:textId="77777777" w:rsidR="007513E7" w:rsidRDefault="007513E7" w:rsidP="007513E7">
            <w:pPr>
              <w:pStyle w:val="ListParagraph"/>
              <w:numPr>
                <w:ilvl w:val="1"/>
                <w:numId w:val="15"/>
              </w:numPr>
              <w:spacing w:line="240" w:lineRule="auto"/>
              <w:textAlignment w:val="baseline"/>
              <w:rPr>
                <w:color w:val="000000"/>
                <w:lang w:val="vi-VN"/>
              </w:rPr>
            </w:pPr>
            <w:r>
              <w:rPr>
                <w:color w:val="000000"/>
                <w:lang w:val="vi-VN"/>
              </w:rPr>
              <w:t>Chức năng quay lại bài hát trước</w:t>
            </w:r>
          </w:p>
          <w:p w14:paraId="4892F526" w14:textId="74578768" w:rsidR="007513E7" w:rsidRPr="007513E7" w:rsidRDefault="007513E7" w:rsidP="007513E7">
            <w:pPr>
              <w:spacing w:line="240" w:lineRule="auto"/>
              <w:ind w:left="1080"/>
              <w:textAlignment w:val="baseline"/>
              <w:rPr>
                <w:color w:val="000000"/>
                <w:lang w:val="vi-VN"/>
              </w:rPr>
            </w:pPr>
            <w:r>
              <w:rPr>
                <w:color w:val="000000"/>
                <w:lang w:val="vi-VN"/>
              </w:rPr>
              <w:t>4. Chức năng dừng phát nhạc và tắt thông báo</w:t>
            </w:r>
          </w:p>
        </w:tc>
      </w:tr>
    </w:tbl>
    <w:p w14:paraId="7B14D9B8" w14:textId="77777777" w:rsidR="007513E7" w:rsidRDefault="007513E7" w:rsidP="007513E7">
      <w:pPr>
        <w:spacing w:line="240" w:lineRule="auto"/>
        <w:ind w:left="720"/>
        <w:rPr>
          <w:lang w:val="vi-VN"/>
        </w:rPr>
      </w:pPr>
    </w:p>
    <w:p w14:paraId="5F7F15EC" w14:textId="6D62B1BA" w:rsidR="007513E7" w:rsidRPr="007513E7" w:rsidRDefault="001B54CA" w:rsidP="007513E7">
      <w:pPr>
        <w:pStyle w:val="ListParagraph"/>
        <w:numPr>
          <w:ilvl w:val="2"/>
          <w:numId w:val="36"/>
        </w:numPr>
        <w:spacing w:line="240" w:lineRule="auto"/>
        <w:rPr>
          <w:lang w:val="vi-VN"/>
        </w:rPr>
      </w:pPr>
      <w:r>
        <w:rPr>
          <w:lang w:val="vi-VN"/>
        </w:rPr>
        <w:t>Dừng phát nhạc và tắt thông báo</w:t>
      </w:r>
    </w:p>
    <w:tbl>
      <w:tblPr>
        <w:tblW w:w="0" w:type="auto"/>
        <w:tblCellMar>
          <w:top w:w="15" w:type="dxa"/>
          <w:left w:w="15" w:type="dxa"/>
          <w:bottom w:w="15" w:type="dxa"/>
          <w:right w:w="15" w:type="dxa"/>
        </w:tblCellMar>
        <w:tblLook w:val="04A0" w:firstRow="1" w:lastRow="0" w:firstColumn="1" w:lastColumn="0" w:noHBand="0" w:noVBand="1"/>
      </w:tblPr>
      <w:tblGrid>
        <w:gridCol w:w="3623"/>
        <w:gridCol w:w="5727"/>
      </w:tblGrid>
      <w:tr w:rsidR="001B54CA" w:rsidRPr="003529E9" w14:paraId="659C860F" w14:textId="77777777" w:rsidTr="001B54CA">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BDAEF" w14:textId="12606C7F" w:rsidR="001B54CA" w:rsidRPr="003529E9" w:rsidRDefault="005236D1" w:rsidP="001B54CA">
            <w:pPr>
              <w:spacing w:line="240" w:lineRule="auto"/>
              <w:rPr>
                <w:lang w:val="vi-VN"/>
              </w:rPr>
            </w:pPr>
            <w:r>
              <w:rPr>
                <w:color w:val="000000"/>
                <w:sz w:val="26"/>
                <w:szCs w:val="26"/>
                <w:lang w:val="vi-VN"/>
              </w:rPr>
              <w:lastRenderedPageBreak/>
              <w:t>Use Case</w:t>
            </w:r>
            <w:r w:rsidR="001B54CA"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7AAF1C" w14:textId="7497F7FB" w:rsidR="001B54CA" w:rsidRPr="003529E9" w:rsidRDefault="001B54CA" w:rsidP="001B54CA">
            <w:pPr>
              <w:spacing w:line="240" w:lineRule="auto"/>
              <w:rPr>
                <w:lang w:val="vi-VN"/>
              </w:rPr>
            </w:pPr>
            <w:r>
              <w:rPr>
                <w:color w:val="000000"/>
                <w:sz w:val="26"/>
                <w:szCs w:val="26"/>
                <w:lang w:val="vi-VN"/>
              </w:rPr>
              <w:t>UC7</w:t>
            </w:r>
          </w:p>
        </w:tc>
      </w:tr>
      <w:tr w:rsidR="001B54CA" w:rsidRPr="003529E9" w14:paraId="17AB5B24" w14:textId="77777777" w:rsidTr="001B54CA">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CFD2D4" w14:textId="77777777" w:rsidR="001B54CA" w:rsidRPr="003529E9" w:rsidRDefault="001B54CA" w:rsidP="001B54CA">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D7DFA3" w14:textId="38ACD350" w:rsidR="001B54CA" w:rsidRPr="003529E9" w:rsidRDefault="001B54CA" w:rsidP="001B54CA">
            <w:pPr>
              <w:spacing w:line="240" w:lineRule="auto"/>
              <w:rPr>
                <w:lang w:val="vi-VN"/>
              </w:rPr>
            </w:pPr>
            <w:r>
              <w:rPr>
                <w:color w:val="000000"/>
                <w:sz w:val="26"/>
                <w:szCs w:val="26"/>
                <w:lang w:val="vi-VN"/>
              </w:rPr>
              <w:t>Dừng phát nhạc và tắt thông báo</w:t>
            </w:r>
          </w:p>
        </w:tc>
      </w:tr>
      <w:tr w:rsidR="001B54CA" w:rsidRPr="003529E9" w14:paraId="2E2875FF" w14:textId="77777777" w:rsidTr="001B54CA">
        <w:trPr>
          <w:trHeight w:val="10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D42F59" w14:textId="77777777" w:rsidR="001B54CA" w:rsidRPr="003529E9" w:rsidRDefault="001B54CA" w:rsidP="001B54CA">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36CF" w14:textId="57397EDF" w:rsidR="001B54CA" w:rsidRPr="003529E9" w:rsidRDefault="0080035A" w:rsidP="001B54CA">
            <w:pPr>
              <w:spacing w:line="240" w:lineRule="auto"/>
              <w:rPr>
                <w:lang w:val="vi-VN"/>
              </w:rPr>
            </w:pPr>
            <w:r>
              <w:rPr>
                <w:color w:val="000000"/>
                <w:sz w:val="26"/>
                <w:szCs w:val="26"/>
                <w:lang w:val="vi-VN"/>
              </w:rPr>
              <w:t>Tắt thông báo trên thanh thông báo và dừng phát nhạc</w:t>
            </w:r>
          </w:p>
        </w:tc>
      </w:tr>
      <w:tr w:rsidR="001B54CA" w:rsidRPr="003529E9" w14:paraId="2FE009BD" w14:textId="77777777" w:rsidTr="001B54CA">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438676" w14:textId="77777777" w:rsidR="001B54CA" w:rsidRPr="003529E9" w:rsidRDefault="001B54CA" w:rsidP="001B54CA">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8A3A00" w14:textId="77777777" w:rsidR="001B54CA" w:rsidRPr="003529E9" w:rsidRDefault="001B54CA" w:rsidP="001B54CA">
            <w:pPr>
              <w:spacing w:line="240" w:lineRule="auto"/>
              <w:rPr>
                <w:lang w:val="vi-VN"/>
              </w:rPr>
            </w:pPr>
            <w:r w:rsidRPr="003529E9">
              <w:rPr>
                <w:color w:val="000000"/>
                <w:sz w:val="26"/>
                <w:szCs w:val="26"/>
                <w:lang w:val="vi-VN"/>
              </w:rPr>
              <w:t>Người dùng (User)</w:t>
            </w:r>
          </w:p>
        </w:tc>
      </w:tr>
      <w:tr w:rsidR="001B54CA" w:rsidRPr="003529E9" w14:paraId="2C7FA37C" w14:textId="77777777" w:rsidTr="001B54CA">
        <w:trPr>
          <w:trHeight w:val="9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E25554" w14:textId="77777777" w:rsidR="001B54CA" w:rsidRPr="003529E9" w:rsidRDefault="001B54CA" w:rsidP="001B54CA">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F03DCC" w14:textId="0636D5B2" w:rsidR="001B54CA" w:rsidRPr="003529E9" w:rsidRDefault="001B54CA" w:rsidP="001B54CA">
            <w:pPr>
              <w:spacing w:line="240" w:lineRule="auto"/>
              <w:rPr>
                <w:lang w:val="vi-VN"/>
              </w:rPr>
            </w:pPr>
            <w:r>
              <w:rPr>
                <w:color w:val="000000"/>
                <w:sz w:val="26"/>
                <w:szCs w:val="26"/>
                <w:lang w:val="vi-VN"/>
              </w:rPr>
              <w:t xml:space="preserve">Người dùng chọn </w:t>
            </w:r>
            <w:r w:rsidR="00F37293" w:rsidRPr="00F37293">
              <w:rPr>
                <w:noProof/>
                <w:color w:val="000000"/>
                <w:sz w:val="26"/>
                <w:szCs w:val="26"/>
                <w:lang w:val="vi-VN"/>
              </w:rPr>
              <w:drawing>
                <wp:inline distT="0" distB="0" distL="0" distR="0" wp14:anchorId="1A8D5122" wp14:editId="391CFBEB">
                  <wp:extent cx="188800" cy="195792"/>
                  <wp:effectExtent l="0" t="0" r="19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251" cy="199371"/>
                          </a:xfrm>
                          <a:prstGeom prst="rect">
                            <a:avLst/>
                          </a:prstGeom>
                        </pic:spPr>
                      </pic:pic>
                    </a:graphicData>
                  </a:graphic>
                </wp:inline>
              </w:drawing>
            </w:r>
            <w:r w:rsidR="00F37293">
              <w:rPr>
                <w:color w:val="000000"/>
                <w:sz w:val="26"/>
                <w:szCs w:val="26"/>
                <w:lang w:val="vi-VN"/>
              </w:rPr>
              <w:t xml:space="preserve"> trên thông báo phát nhạc</w:t>
            </w:r>
          </w:p>
        </w:tc>
      </w:tr>
      <w:tr w:rsidR="001B54CA" w:rsidRPr="003529E9" w14:paraId="0926C3B0" w14:textId="77777777" w:rsidTr="001B54CA">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AFA6DC" w14:textId="77777777" w:rsidR="001B54CA" w:rsidRPr="003529E9" w:rsidRDefault="001B54CA" w:rsidP="001B54CA">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A12574" w14:textId="526A8394" w:rsidR="001B54CA" w:rsidRPr="003529E9" w:rsidRDefault="001B54CA" w:rsidP="001B54CA">
            <w:pPr>
              <w:spacing w:line="240" w:lineRule="auto"/>
              <w:rPr>
                <w:lang w:val="vi-VN"/>
              </w:rPr>
            </w:pPr>
            <w:r w:rsidRPr="003529E9">
              <w:rPr>
                <w:color w:val="000000"/>
                <w:sz w:val="26"/>
                <w:szCs w:val="26"/>
                <w:lang w:val="vi-VN"/>
              </w:rPr>
              <w:t xml:space="preserve">Người dùng </w:t>
            </w:r>
            <w:r>
              <w:rPr>
                <w:color w:val="000000"/>
                <w:sz w:val="26"/>
                <w:szCs w:val="26"/>
                <w:lang w:val="vi-VN"/>
              </w:rPr>
              <w:t>đã đăng nhập</w:t>
            </w:r>
            <w:r w:rsidR="00F37293">
              <w:rPr>
                <w:color w:val="000000"/>
                <w:sz w:val="26"/>
                <w:szCs w:val="26"/>
                <w:lang w:val="vi-VN"/>
              </w:rPr>
              <w:t xml:space="preserve"> và nhạc đang phát hoặc tạm dừng</w:t>
            </w:r>
          </w:p>
        </w:tc>
      </w:tr>
      <w:tr w:rsidR="001B54CA" w:rsidRPr="003529E9" w14:paraId="7946A1F0" w14:textId="77777777" w:rsidTr="001B54CA">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E3AC" w14:textId="77777777" w:rsidR="001B54CA" w:rsidRPr="003529E9" w:rsidRDefault="001B54CA" w:rsidP="001B54CA">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8401D3" w14:textId="0E0427E2" w:rsidR="001B54CA" w:rsidRPr="003529E9" w:rsidRDefault="00963BAE" w:rsidP="001B54CA">
            <w:pPr>
              <w:spacing w:line="240" w:lineRule="auto"/>
              <w:rPr>
                <w:lang w:val="vi-VN"/>
              </w:rPr>
            </w:pPr>
            <w:r>
              <w:rPr>
                <w:color w:val="000000"/>
                <w:sz w:val="26"/>
                <w:szCs w:val="26"/>
                <w:lang w:val="vi-VN"/>
              </w:rPr>
              <w:t>Tắt</w:t>
            </w:r>
            <w:r w:rsidR="001B54CA">
              <w:rPr>
                <w:color w:val="000000"/>
                <w:sz w:val="26"/>
                <w:szCs w:val="26"/>
                <w:lang w:val="vi-VN"/>
              </w:rPr>
              <w:t xml:space="preserve"> thông báo trên thanh thông báo</w:t>
            </w:r>
            <w:r>
              <w:rPr>
                <w:color w:val="000000"/>
                <w:sz w:val="26"/>
                <w:szCs w:val="26"/>
                <w:lang w:val="vi-VN"/>
              </w:rPr>
              <w:t xml:space="preserve"> và dừng phát nhạc</w:t>
            </w:r>
          </w:p>
        </w:tc>
      </w:tr>
    </w:tbl>
    <w:p w14:paraId="5653502E" w14:textId="77777777" w:rsidR="001B54CA" w:rsidRPr="001B54CA" w:rsidRDefault="001B54CA" w:rsidP="001B54CA">
      <w:pPr>
        <w:spacing w:line="240" w:lineRule="auto"/>
        <w:ind w:left="720"/>
        <w:rPr>
          <w:lang w:val="vi-VN"/>
        </w:rPr>
      </w:pPr>
    </w:p>
    <w:p w14:paraId="276F1239" w14:textId="0066A0C3" w:rsidR="003529E9" w:rsidRPr="003529E9" w:rsidRDefault="003529E9" w:rsidP="002F0E0E">
      <w:pPr>
        <w:pStyle w:val="ListParagraph"/>
        <w:numPr>
          <w:ilvl w:val="2"/>
          <w:numId w:val="36"/>
        </w:numPr>
        <w:textAlignment w:val="baseline"/>
        <w:outlineLvl w:val="1"/>
        <w:rPr>
          <w:color w:val="000000"/>
          <w:lang w:val="vi-VN"/>
        </w:rPr>
      </w:pPr>
      <w:bookmarkStart w:id="121" w:name="_Toc106013385"/>
      <w:bookmarkStart w:id="122" w:name="_Toc106036745"/>
      <w:r w:rsidRPr="003529E9">
        <w:rPr>
          <w:color w:val="000000"/>
          <w:lang w:val="vi-VN"/>
        </w:rPr>
        <w:t>Chuyển bài kế tiếp</w:t>
      </w:r>
      <w:bookmarkEnd w:id="121"/>
      <w:bookmarkEnd w:id="122"/>
    </w:p>
    <w:tbl>
      <w:tblPr>
        <w:tblW w:w="0" w:type="auto"/>
        <w:tblCellMar>
          <w:top w:w="15" w:type="dxa"/>
          <w:left w:w="15" w:type="dxa"/>
          <w:bottom w:w="15" w:type="dxa"/>
          <w:right w:w="15" w:type="dxa"/>
        </w:tblCellMar>
        <w:tblLook w:val="04A0" w:firstRow="1" w:lastRow="0" w:firstColumn="1" w:lastColumn="0" w:noHBand="0" w:noVBand="1"/>
      </w:tblPr>
      <w:tblGrid>
        <w:gridCol w:w="3097"/>
        <w:gridCol w:w="6253"/>
      </w:tblGrid>
      <w:tr w:rsidR="003529E9" w:rsidRPr="003529E9" w14:paraId="106B0084"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1AED6B" w14:textId="5EB85E5E"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13247A" w14:textId="13A8234B" w:rsidR="003529E9" w:rsidRPr="003529E9" w:rsidRDefault="00D4451E" w:rsidP="003529E9">
            <w:pPr>
              <w:spacing w:line="240" w:lineRule="auto"/>
              <w:rPr>
                <w:lang w:val="vi-VN"/>
              </w:rPr>
            </w:pPr>
            <w:r>
              <w:rPr>
                <w:color w:val="000000"/>
                <w:sz w:val="26"/>
                <w:szCs w:val="26"/>
                <w:lang w:val="vi-VN"/>
              </w:rPr>
              <w:t>UC8</w:t>
            </w:r>
          </w:p>
        </w:tc>
      </w:tr>
      <w:tr w:rsidR="003529E9" w:rsidRPr="003529E9" w14:paraId="44627984"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F712A"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A5455B" w14:textId="77777777" w:rsidR="003529E9" w:rsidRPr="003529E9" w:rsidRDefault="003529E9" w:rsidP="003529E9">
            <w:pPr>
              <w:spacing w:line="240" w:lineRule="auto"/>
              <w:rPr>
                <w:lang w:val="vi-VN"/>
              </w:rPr>
            </w:pPr>
            <w:r w:rsidRPr="003529E9">
              <w:rPr>
                <w:color w:val="000000"/>
                <w:sz w:val="26"/>
                <w:szCs w:val="26"/>
                <w:lang w:val="vi-VN"/>
              </w:rPr>
              <w:t>Chuyển bài kế tiếp</w:t>
            </w:r>
          </w:p>
        </w:tc>
      </w:tr>
      <w:tr w:rsidR="003529E9" w:rsidRPr="003529E9" w14:paraId="667279F0" w14:textId="77777777" w:rsidTr="003529E9">
        <w:trPr>
          <w:trHeight w:val="10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DCA568"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C24232" w14:textId="77777777" w:rsidR="003529E9" w:rsidRPr="003529E9" w:rsidRDefault="003529E9" w:rsidP="003529E9">
            <w:pPr>
              <w:spacing w:line="240" w:lineRule="auto"/>
              <w:rPr>
                <w:lang w:val="vi-VN"/>
              </w:rPr>
            </w:pPr>
            <w:r w:rsidRPr="003529E9">
              <w:rPr>
                <w:color w:val="000000"/>
                <w:sz w:val="26"/>
                <w:szCs w:val="26"/>
                <w:lang w:val="vi-VN"/>
              </w:rPr>
              <w:t>Cho phép người dùng chuyển tới bài hát kế tiếp trong danh sách đã chọn</w:t>
            </w:r>
          </w:p>
        </w:tc>
      </w:tr>
      <w:tr w:rsidR="003529E9" w:rsidRPr="003529E9" w14:paraId="272F99B2"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BCDD1B"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7B2461"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269D5690" w14:textId="77777777" w:rsidTr="003529E9">
        <w:trPr>
          <w:trHeight w:val="9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281043"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4C8EF" w14:textId="46964B92" w:rsidR="003529E9" w:rsidRPr="003529E9" w:rsidRDefault="003529E9" w:rsidP="003529E9">
            <w:pPr>
              <w:spacing w:line="240" w:lineRule="auto"/>
              <w:rPr>
                <w:lang w:val="vi-VN"/>
              </w:rPr>
            </w:pPr>
            <w:r w:rsidRPr="003529E9">
              <w:rPr>
                <w:color w:val="000000"/>
                <w:sz w:val="26"/>
                <w:szCs w:val="26"/>
                <w:lang w:val="vi-VN"/>
              </w:rPr>
              <w:t xml:space="preserve">Bấm chọn biểu tượng </w:t>
            </w:r>
            <w:r w:rsidRPr="003529E9">
              <w:rPr>
                <w:noProof/>
                <w:color w:val="000000"/>
                <w:sz w:val="26"/>
                <w:szCs w:val="26"/>
                <w:bdr w:val="none" w:sz="0" w:space="0" w:color="auto" w:frame="1"/>
                <w:lang w:val="vi-VN"/>
              </w:rPr>
              <w:drawing>
                <wp:inline distT="0" distB="0" distL="0" distR="0" wp14:anchorId="2A7356CB" wp14:editId="1BF5FA76">
                  <wp:extent cx="156845" cy="156845"/>
                  <wp:effectExtent l="0" t="0" r="0" b="0"/>
                  <wp:docPr id="282" name="Picture 2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3529E9">
              <w:rPr>
                <w:color w:val="000000"/>
                <w:sz w:val="26"/>
                <w:szCs w:val="26"/>
                <w:lang w:val="vi-VN"/>
              </w:rPr>
              <w:t xml:space="preserve"> (next) trên màn hình phát nhạc</w:t>
            </w:r>
          </w:p>
        </w:tc>
      </w:tr>
      <w:tr w:rsidR="003529E9" w:rsidRPr="003529E9" w14:paraId="4572F38A"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E8EB4"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578AB" w14:textId="77777777" w:rsidR="003529E9" w:rsidRPr="003529E9" w:rsidRDefault="003529E9" w:rsidP="003529E9">
            <w:pPr>
              <w:spacing w:line="240" w:lineRule="auto"/>
              <w:rPr>
                <w:lang w:val="vi-VN"/>
              </w:rPr>
            </w:pPr>
            <w:r w:rsidRPr="003529E9">
              <w:rPr>
                <w:color w:val="000000"/>
                <w:sz w:val="26"/>
                <w:szCs w:val="26"/>
                <w:lang w:val="vi-VN"/>
              </w:rPr>
              <w:t>Người dùng phải đang phát nhạc</w:t>
            </w:r>
          </w:p>
        </w:tc>
      </w:tr>
      <w:tr w:rsidR="003529E9" w:rsidRPr="003529E9" w14:paraId="322F9315"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F5D08B"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4E556A" w14:textId="77777777" w:rsidR="003529E9" w:rsidRPr="003529E9" w:rsidRDefault="003529E9" w:rsidP="003529E9">
            <w:pPr>
              <w:spacing w:line="240" w:lineRule="auto"/>
              <w:rPr>
                <w:lang w:val="vi-VN"/>
              </w:rPr>
            </w:pPr>
            <w:r w:rsidRPr="003529E9">
              <w:rPr>
                <w:color w:val="000000"/>
                <w:sz w:val="26"/>
                <w:szCs w:val="26"/>
                <w:lang w:val="vi-VN"/>
              </w:rPr>
              <w:t>Hệ thống chuyển và phát bài hát kế tiếp trong danh sách</w:t>
            </w:r>
          </w:p>
        </w:tc>
      </w:tr>
      <w:tr w:rsidR="003529E9" w:rsidRPr="003529E9" w14:paraId="650F51CE" w14:textId="77777777" w:rsidTr="003529E9">
        <w:trPr>
          <w:trHeight w:val="16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2A62B8" w14:textId="77777777" w:rsidR="003529E9" w:rsidRPr="003529E9" w:rsidRDefault="003529E9" w:rsidP="003529E9">
            <w:pPr>
              <w:spacing w:line="240" w:lineRule="auto"/>
              <w:rPr>
                <w:lang w:val="vi-VN"/>
              </w:rPr>
            </w:pPr>
            <w:r w:rsidRPr="003529E9">
              <w:rPr>
                <w:color w:val="000000"/>
                <w:sz w:val="26"/>
                <w:szCs w:val="26"/>
                <w:lang w:val="vi-VN"/>
              </w:rPr>
              <w:lastRenderedPageBreak/>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1A21BC" w14:textId="3243DC34" w:rsidR="003529E9" w:rsidRPr="003529E9" w:rsidRDefault="003529E9" w:rsidP="00F81291">
            <w:pPr>
              <w:numPr>
                <w:ilvl w:val="0"/>
                <w:numId w:val="16"/>
              </w:numPr>
              <w:spacing w:after="0" w:line="240" w:lineRule="auto"/>
              <w:textAlignment w:val="baseline"/>
              <w:rPr>
                <w:color w:val="000000"/>
                <w:sz w:val="26"/>
                <w:szCs w:val="26"/>
                <w:lang w:val="vi-VN"/>
              </w:rPr>
            </w:pPr>
            <w:r w:rsidRPr="003529E9">
              <w:rPr>
                <w:color w:val="000000"/>
                <w:sz w:val="26"/>
                <w:szCs w:val="26"/>
                <w:lang w:val="vi-VN"/>
              </w:rPr>
              <w:t xml:space="preserve"> Người dùng bấm nút </w:t>
            </w:r>
            <w:r w:rsidRPr="003529E9">
              <w:rPr>
                <w:noProof/>
                <w:color w:val="000000"/>
                <w:sz w:val="26"/>
                <w:szCs w:val="26"/>
                <w:bdr w:val="none" w:sz="0" w:space="0" w:color="auto" w:frame="1"/>
                <w:lang w:val="vi-VN"/>
              </w:rPr>
              <w:drawing>
                <wp:inline distT="0" distB="0" distL="0" distR="0" wp14:anchorId="25D570EE" wp14:editId="74D88A70">
                  <wp:extent cx="211455" cy="218440"/>
                  <wp:effectExtent l="0" t="0" r="0" b="0"/>
                  <wp:docPr id="281" name="Picture 2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Ic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455" cy="218440"/>
                          </a:xfrm>
                          <a:prstGeom prst="rect">
                            <a:avLst/>
                          </a:prstGeom>
                          <a:noFill/>
                          <a:ln>
                            <a:noFill/>
                          </a:ln>
                        </pic:spPr>
                      </pic:pic>
                    </a:graphicData>
                  </a:graphic>
                </wp:inline>
              </w:drawing>
            </w:r>
            <w:r w:rsidRPr="003529E9">
              <w:rPr>
                <w:color w:val="000000"/>
                <w:sz w:val="26"/>
                <w:szCs w:val="26"/>
                <w:lang w:val="vi-VN"/>
              </w:rPr>
              <w:t>tại màn hình phát nhạc </w:t>
            </w:r>
          </w:p>
          <w:p w14:paraId="1C8CEA90" w14:textId="77777777" w:rsidR="003529E9" w:rsidRPr="003529E9" w:rsidRDefault="003529E9" w:rsidP="00F81291">
            <w:pPr>
              <w:numPr>
                <w:ilvl w:val="0"/>
                <w:numId w:val="16"/>
              </w:numPr>
              <w:spacing w:line="240" w:lineRule="auto"/>
              <w:textAlignment w:val="baseline"/>
              <w:rPr>
                <w:color w:val="000000"/>
                <w:sz w:val="26"/>
                <w:szCs w:val="26"/>
                <w:lang w:val="vi-VN"/>
              </w:rPr>
            </w:pPr>
            <w:r w:rsidRPr="003529E9">
              <w:rPr>
                <w:color w:val="000000"/>
                <w:sz w:val="26"/>
                <w:szCs w:val="26"/>
                <w:lang w:val="vi-VN"/>
              </w:rPr>
              <w:t>Hệ thống dừng bài hát hiện tại và chuyển tới bài hát kế tiếp trong danh sách</w:t>
            </w:r>
          </w:p>
        </w:tc>
      </w:tr>
      <w:tr w:rsidR="003529E9" w:rsidRPr="003529E9" w14:paraId="107E0559" w14:textId="77777777" w:rsidTr="003529E9">
        <w:trPr>
          <w:trHeight w:val="13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C24539" w14:textId="77777777" w:rsidR="003529E9" w:rsidRPr="003529E9" w:rsidRDefault="003529E9" w:rsidP="003529E9">
            <w:pPr>
              <w:spacing w:line="240" w:lineRule="auto"/>
              <w:rPr>
                <w:lang w:val="vi-VN"/>
              </w:rPr>
            </w:pPr>
            <w:r w:rsidRPr="003529E9">
              <w:rPr>
                <w:color w:val="000000"/>
                <w:sz w:val="26"/>
                <w:szCs w:val="26"/>
                <w:lang w:val="vi-VN"/>
              </w:rPr>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65914" w14:textId="77777777" w:rsidR="003529E9" w:rsidRPr="003529E9" w:rsidRDefault="003529E9" w:rsidP="00F81291">
            <w:pPr>
              <w:numPr>
                <w:ilvl w:val="0"/>
                <w:numId w:val="17"/>
              </w:numPr>
              <w:spacing w:after="0" w:line="240" w:lineRule="auto"/>
              <w:textAlignment w:val="baseline"/>
              <w:rPr>
                <w:color w:val="000000"/>
                <w:sz w:val="26"/>
                <w:szCs w:val="26"/>
                <w:lang w:val="vi-VN"/>
              </w:rPr>
            </w:pPr>
            <w:r w:rsidRPr="003529E9">
              <w:rPr>
                <w:color w:val="000000"/>
                <w:sz w:val="26"/>
                <w:szCs w:val="26"/>
                <w:lang w:val="vi-VN"/>
              </w:rPr>
              <w:t>Nếu bài hát hiện tại là bài hát cuối cùng trong danh sách</w:t>
            </w:r>
          </w:p>
          <w:p w14:paraId="29F3FEAD" w14:textId="77777777" w:rsidR="003529E9" w:rsidRPr="003529E9" w:rsidRDefault="003529E9" w:rsidP="00F81291">
            <w:pPr>
              <w:numPr>
                <w:ilvl w:val="0"/>
                <w:numId w:val="17"/>
              </w:numPr>
              <w:spacing w:line="240" w:lineRule="auto"/>
              <w:textAlignment w:val="baseline"/>
              <w:rPr>
                <w:color w:val="000000"/>
                <w:sz w:val="26"/>
                <w:szCs w:val="26"/>
                <w:lang w:val="vi-VN"/>
              </w:rPr>
            </w:pPr>
            <w:r w:rsidRPr="003529E9">
              <w:rPr>
                <w:color w:val="000000"/>
                <w:sz w:val="26"/>
                <w:szCs w:val="26"/>
                <w:lang w:val="vi-VN"/>
              </w:rPr>
              <w:t>Phát bài hát đầu tiên trong danh sách</w:t>
            </w:r>
          </w:p>
        </w:tc>
      </w:tr>
    </w:tbl>
    <w:p w14:paraId="4D9FDA48" w14:textId="77777777" w:rsidR="003529E9" w:rsidRPr="003529E9" w:rsidRDefault="003529E9" w:rsidP="003529E9">
      <w:pPr>
        <w:spacing w:after="0" w:line="240" w:lineRule="auto"/>
        <w:rPr>
          <w:lang w:val="vi-VN"/>
        </w:rPr>
      </w:pPr>
      <w:r w:rsidRPr="003529E9">
        <w:rPr>
          <w:lang w:val="vi-VN"/>
        </w:rPr>
        <w:br/>
      </w:r>
    </w:p>
    <w:p w14:paraId="0885E9C8" w14:textId="77777777" w:rsidR="003529E9" w:rsidRPr="003529E9" w:rsidRDefault="003529E9" w:rsidP="002F0E0E">
      <w:pPr>
        <w:pStyle w:val="ListParagraph"/>
        <w:numPr>
          <w:ilvl w:val="2"/>
          <w:numId w:val="36"/>
        </w:numPr>
        <w:textAlignment w:val="baseline"/>
        <w:outlineLvl w:val="1"/>
        <w:rPr>
          <w:color w:val="000000"/>
          <w:lang w:val="vi-VN"/>
        </w:rPr>
      </w:pPr>
      <w:bookmarkStart w:id="123" w:name="_Toc106013386"/>
      <w:bookmarkStart w:id="124" w:name="_Toc106036746"/>
      <w:r w:rsidRPr="003529E9">
        <w:rPr>
          <w:color w:val="000000"/>
          <w:lang w:val="vi-VN"/>
        </w:rPr>
        <w:t>Phát bài hát trước</w:t>
      </w:r>
      <w:bookmarkEnd w:id="123"/>
      <w:bookmarkEnd w:id="124"/>
    </w:p>
    <w:tbl>
      <w:tblPr>
        <w:tblW w:w="0" w:type="auto"/>
        <w:tblCellMar>
          <w:top w:w="15" w:type="dxa"/>
          <w:left w:w="15" w:type="dxa"/>
          <w:bottom w:w="15" w:type="dxa"/>
          <w:right w:w="15" w:type="dxa"/>
        </w:tblCellMar>
        <w:tblLook w:val="04A0" w:firstRow="1" w:lastRow="0" w:firstColumn="1" w:lastColumn="0" w:noHBand="0" w:noVBand="1"/>
      </w:tblPr>
      <w:tblGrid>
        <w:gridCol w:w="3122"/>
        <w:gridCol w:w="6228"/>
      </w:tblGrid>
      <w:tr w:rsidR="003529E9" w:rsidRPr="003529E9" w14:paraId="4BD9571C"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66472B" w14:textId="13216B20"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5083A" w14:textId="05DBCB3C" w:rsidR="003529E9" w:rsidRPr="003529E9" w:rsidRDefault="00D4451E" w:rsidP="003529E9">
            <w:pPr>
              <w:spacing w:line="240" w:lineRule="auto"/>
              <w:rPr>
                <w:lang w:val="vi-VN"/>
              </w:rPr>
            </w:pPr>
            <w:r>
              <w:rPr>
                <w:color w:val="000000"/>
                <w:sz w:val="26"/>
                <w:szCs w:val="26"/>
                <w:lang w:val="vi-VN"/>
              </w:rPr>
              <w:t>UC9</w:t>
            </w:r>
          </w:p>
        </w:tc>
      </w:tr>
      <w:tr w:rsidR="003529E9" w:rsidRPr="003529E9" w14:paraId="0DA54714"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EFB64B"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315561" w14:textId="77777777" w:rsidR="003529E9" w:rsidRPr="003529E9" w:rsidRDefault="003529E9" w:rsidP="003529E9">
            <w:pPr>
              <w:spacing w:line="240" w:lineRule="auto"/>
              <w:rPr>
                <w:lang w:val="vi-VN"/>
              </w:rPr>
            </w:pPr>
            <w:r w:rsidRPr="003529E9">
              <w:rPr>
                <w:color w:val="000000"/>
                <w:sz w:val="26"/>
                <w:szCs w:val="26"/>
                <w:lang w:val="vi-VN"/>
              </w:rPr>
              <w:t>Chuyển bài trước</w:t>
            </w:r>
          </w:p>
        </w:tc>
      </w:tr>
      <w:tr w:rsidR="003529E9" w:rsidRPr="003529E9" w14:paraId="47FFB81A" w14:textId="77777777" w:rsidTr="003529E9">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A47FC4"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C65033" w14:textId="77777777" w:rsidR="003529E9" w:rsidRPr="003529E9" w:rsidRDefault="003529E9" w:rsidP="003529E9">
            <w:pPr>
              <w:spacing w:line="240" w:lineRule="auto"/>
              <w:rPr>
                <w:lang w:val="vi-VN"/>
              </w:rPr>
            </w:pPr>
            <w:r w:rsidRPr="003529E9">
              <w:rPr>
                <w:color w:val="000000"/>
                <w:sz w:val="26"/>
                <w:szCs w:val="26"/>
                <w:lang w:val="vi-VN"/>
              </w:rPr>
              <w:t>Cho phép người dùng chuyển tới bài hát trước trong danh sách đã chọn</w:t>
            </w:r>
          </w:p>
        </w:tc>
      </w:tr>
      <w:tr w:rsidR="003529E9" w:rsidRPr="003529E9" w14:paraId="51E8F460"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4695C9"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D1FC8"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02706589"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F3F3F8"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35CEA" w14:textId="47D9FC4B" w:rsidR="003529E9" w:rsidRPr="003529E9" w:rsidRDefault="003529E9" w:rsidP="003529E9">
            <w:pPr>
              <w:spacing w:line="240" w:lineRule="auto"/>
              <w:rPr>
                <w:lang w:val="vi-VN"/>
              </w:rPr>
            </w:pPr>
            <w:r w:rsidRPr="003529E9">
              <w:rPr>
                <w:color w:val="000000"/>
                <w:sz w:val="26"/>
                <w:szCs w:val="26"/>
                <w:lang w:val="vi-VN"/>
              </w:rPr>
              <w:t xml:space="preserve">Bấm chọn biểu tượng </w:t>
            </w:r>
            <w:r w:rsidRPr="003529E9">
              <w:rPr>
                <w:noProof/>
                <w:color w:val="000000"/>
                <w:sz w:val="26"/>
                <w:szCs w:val="26"/>
                <w:bdr w:val="none" w:sz="0" w:space="0" w:color="auto" w:frame="1"/>
                <w:lang w:val="vi-VN"/>
              </w:rPr>
              <w:drawing>
                <wp:inline distT="0" distB="0" distL="0" distR="0" wp14:anchorId="085A235F" wp14:editId="009DFC05">
                  <wp:extent cx="211455" cy="218440"/>
                  <wp:effectExtent l="0" t="0" r="0" b="0"/>
                  <wp:docPr id="280" name="Picture 2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Ic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455" cy="218440"/>
                          </a:xfrm>
                          <a:prstGeom prst="rect">
                            <a:avLst/>
                          </a:prstGeom>
                          <a:noFill/>
                          <a:ln>
                            <a:noFill/>
                          </a:ln>
                        </pic:spPr>
                      </pic:pic>
                    </a:graphicData>
                  </a:graphic>
                </wp:inline>
              </w:drawing>
            </w:r>
            <w:r w:rsidRPr="003529E9">
              <w:rPr>
                <w:color w:val="000000"/>
                <w:sz w:val="26"/>
                <w:szCs w:val="26"/>
                <w:lang w:val="vi-VN"/>
              </w:rPr>
              <w:t xml:space="preserve"> (previous) trên màn hình phát nhạc</w:t>
            </w:r>
          </w:p>
        </w:tc>
      </w:tr>
      <w:tr w:rsidR="003529E9" w:rsidRPr="003529E9" w14:paraId="6D80F495"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3FB28"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F704D4" w14:textId="77777777" w:rsidR="003529E9" w:rsidRPr="003529E9" w:rsidRDefault="003529E9" w:rsidP="003529E9">
            <w:pPr>
              <w:spacing w:line="240" w:lineRule="auto"/>
              <w:rPr>
                <w:lang w:val="vi-VN"/>
              </w:rPr>
            </w:pPr>
            <w:r w:rsidRPr="003529E9">
              <w:rPr>
                <w:color w:val="000000"/>
                <w:sz w:val="26"/>
                <w:szCs w:val="26"/>
                <w:lang w:val="vi-VN"/>
              </w:rPr>
              <w:t>Người dùng phải đang phát nhạc</w:t>
            </w:r>
          </w:p>
        </w:tc>
      </w:tr>
      <w:tr w:rsidR="003529E9" w:rsidRPr="003529E9" w14:paraId="6A85DFB3"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3E17B"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5DEE25" w14:textId="77777777" w:rsidR="003529E9" w:rsidRPr="003529E9" w:rsidRDefault="003529E9" w:rsidP="003529E9">
            <w:pPr>
              <w:spacing w:line="240" w:lineRule="auto"/>
              <w:rPr>
                <w:lang w:val="vi-VN"/>
              </w:rPr>
            </w:pPr>
            <w:r w:rsidRPr="003529E9">
              <w:rPr>
                <w:color w:val="000000"/>
                <w:sz w:val="26"/>
                <w:szCs w:val="26"/>
                <w:lang w:val="vi-VN"/>
              </w:rPr>
              <w:t>Hệ thống chuyển và phát bài hát trước trong danh sách</w:t>
            </w:r>
          </w:p>
        </w:tc>
      </w:tr>
      <w:tr w:rsidR="003529E9" w:rsidRPr="003529E9" w14:paraId="4D808FA8" w14:textId="77777777" w:rsidTr="003529E9">
        <w:trPr>
          <w:trHeight w:val="16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E3C359" w14:textId="77777777" w:rsidR="003529E9" w:rsidRPr="003529E9" w:rsidRDefault="003529E9" w:rsidP="003529E9">
            <w:pPr>
              <w:spacing w:line="240" w:lineRule="auto"/>
              <w:rPr>
                <w:lang w:val="vi-VN"/>
              </w:rPr>
            </w:pPr>
            <w:r w:rsidRPr="003529E9">
              <w:rPr>
                <w:color w:val="000000"/>
                <w:sz w:val="26"/>
                <w:szCs w:val="26"/>
                <w:lang w:val="vi-VN"/>
              </w:rPr>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CA07B2" w14:textId="0BAD3E00" w:rsidR="003529E9" w:rsidRPr="003529E9" w:rsidRDefault="003529E9" w:rsidP="00F81291">
            <w:pPr>
              <w:numPr>
                <w:ilvl w:val="0"/>
                <w:numId w:val="18"/>
              </w:numPr>
              <w:spacing w:after="0" w:line="240" w:lineRule="auto"/>
              <w:textAlignment w:val="baseline"/>
              <w:rPr>
                <w:color w:val="000000"/>
                <w:sz w:val="26"/>
                <w:szCs w:val="26"/>
                <w:lang w:val="vi-VN"/>
              </w:rPr>
            </w:pPr>
            <w:r w:rsidRPr="003529E9">
              <w:rPr>
                <w:color w:val="000000"/>
                <w:sz w:val="26"/>
                <w:szCs w:val="26"/>
                <w:lang w:val="vi-VN"/>
              </w:rPr>
              <w:t xml:space="preserve"> Người dùng bấm nút </w:t>
            </w:r>
            <w:r w:rsidRPr="003529E9">
              <w:rPr>
                <w:noProof/>
                <w:color w:val="000000"/>
                <w:sz w:val="26"/>
                <w:szCs w:val="26"/>
                <w:bdr w:val="none" w:sz="0" w:space="0" w:color="auto" w:frame="1"/>
                <w:lang w:val="vi-VN"/>
              </w:rPr>
              <w:drawing>
                <wp:inline distT="0" distB="0" distL="0" distR="0" wp14:anchorId="050B9CE0" wp14:editId="41BD0673">
                  <wp:extent cx="211455" cy="218440"/>
                  <wp:effectExtent l="0" t="0" r="0" b="0"/>
                  <wp:docPr id="279" name="Picture 2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Ic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455" cy="218440"/>
                          </a:xfrm>
                          <a:prstGeom prst="rect">
                            <a:avLst/>
                          </a:prstGeom>
                          <a:noFill/>
                          <a:ln>
                            <a:noFill/>
                          </a:ln>
                        </pic:spPr>
                      </pic:pic>
                    </a:graphicData>
                  </a:graphic>
                </wp:inline>
              </w:drawing>
            </w:r>
            <w:r w:rsidRPr="003529E9">
              <w:rPr>
                <w:color w:val="000000"/>
                <w:sz w:val="26"/>
                <w:szCs w:val="26"/>
                <w:lang w:val="vi-VN"/>
              </w:rPr>
              <w:t xml:space="preserve"> tại màn hình phát nhạc </w:t>
            </w:r>
          </w:p>
          <w:p w14:paraId="399613C0" w14:textId="77777777" w:rsidR="003529E9" w:rsidRPr="003529E9" w:rsidRDefault="003529E9" w:rsidP="00F81291">
            <w:pPr>
              <w:numPr>
                <w:ilvl w:val="0"/>
                <w:numId w:val="18"/>
              </w:numPr>
              <w:spacing w:line="240" w:lineRule="auto"/>
              <w:textAlignment w:val="baseline"/>
              <w:rPr>
                <w:color w:val="000000"/>
                <w:sz w:val="26"/>
                <w:szCs w:val="26"/>
                <w:lang w:val="vi-VN"/>
              </w:rPr>
            </w:pPr>
            <w:r w:rsidRPr="003529E9">
              <w:rPr>
                <w:color w:val="000000"/>
                <w:sz w:val="26"/>
                <w:szCs w:val="26"/>
                <w:lang w:val="vi-VN"/>
              </w:rPr>
              <w:t>Hệ thống dừng bài hát hiện tại và chuyển tới bài hát trước trong danh sách</w:t>
            </w:r>
          </w:p>
        </w:tc>
      </w:tr>
      <w:tr w:rsidR="003529E9" w:rsidRPr="003529E9" w14:paraId="04CEBCA1" w14:textId="77777777" w:rsidTr="003529E9">
        <w:trPr>
          <w:trHeight w:val="13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13F0E1" w14:textId="77777777" w:rsidR="003529E9" w:rsidRPr="003529E9" w:rsidRDefault="003529E9" w:rsidP="003529E9">
            <w:pPr>
              <w:spacing w:line="240" w:lineRule="auto"/>
              <w:rPr>
                <w:lang w:val="vi-VN"/>
              </w:rPr>
            </w:pPr>
            <w:r w:rsidRPr="003529E9">
              <w:rPr>
                <w:color w:val="000000"/>
                <w:sz w:val="26"/>
                <w:szCs w:val="26"/>
                <w:lang w:val="vi-VN"/>
              </w:rPr>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0CC135" w14:textId="77777777" w:rsidR="003529E9" w:rsidRPr="003529E9" w:rsidRDefault="003529E9" w:rsidP="00F81291">
            <w:pPr>
              <w:numPr>
                <w:ilvl w:val="0"/>
                <w:numId w:val="19"/>
              </w:numPr>
              <w:spacing w:after="0" w:line="240" w:lineRule="auto"/>
              <w:textAlignment w:val="baseline"/>
              <w:rPr>
                <w:color w:val="000000"/>
                <w:sz w:val="26"/>
                <w:szCs w:val="26"/>
                <w:lang w:val="vi-VN"/>
              </w:rPr>
            </w:pPr>
            <w:r w:rsidRPr="003529E9">
              <w:rPr>
                <w:color w:val="000000"/>
                <w:sz w:val="26"/>
                <w:szCs w:val="26"/>
                <w:lang w:val="vi-VN"/>
              </w:rPr>
              <w:t>Nếu bài hát hiện tại là bài hát đầu tiên trong danh sách</w:t>
            </w:r>
          </w:p>
          <w:p w14:paraId="545CBD15" w14:textId="77777777" w:rsidR="003529E9" w:rsidRPr="003529E9" w:rsidRDefault="003529E9" w:rsidP="00F81291">
            <w:pPr>
              <w:numPr>
                <w:ilvl w:val="0"/>
                <w:numId w:val="19"/>
              </w:numPr>
              <w:spacing w:line="240" w:lineRule="auto"/>
              <w:textAlignment w:val="baseline"/>
              <w:rPr>
                <w:color w:val="000000"/>
                <w:sz w:val="26"/>
                <w:szCs w:val="26"/>
                <w:lang w:val="vi-VN"/>
              </w:rPr>
            </w:pPr>
            <w:r w:rsidRPr="003529E9">
              <w:rPr>
                <w:color w:val="000000"/>
                <w:sz w:val="26"/>
                <w:szCs w:val="26"/>
                <w:lang w:val="vi-VN"/>
              </w:rPr>
              <w:t>Phát bài hát cuối cùng trong danh sách</w:t>
            </w:r>
          </w:p>
        </w:tc>
      </w:tr>
    </w:tbl>
    <w:p w14:paraId="0A27127B" w14:textId="77777777" w:rsidR="003529E9" w:rsidRPr="003529E9" w:rsidRDefault="003529E9" w:rsidP="003529E9">
      <w:pPr>
        <w:spacing w:after="0" w:line="240" w:lineRule="auto"/>
        <w:rPr>
          <w:lang w:val="vi-VN"/>
        </w:rPr>
      </w:pPr>
      <w:r w:rsidRPr="003529E9">
        <w:rPr>
          <w:lang w:val="vi-VN"/>
        </w:rPr>
        <w:lastRenderedPageBreak/>
        <w:br/>
      </w:r>
    </w:p>
    <w:p w14:paraId="17FCAFAF" w14:textId="77777777" w:rsidR="003529E9" w:rsidRPr="003529E9" w:rsidRDefault="003529E9" w:rsidP="002F0E0E">
      <w:pPr>
        <w:pStyle w:val="ListParagraph"/>
        <w:numPr>
          <w:ilvl w:val="2"/>
          <w:numId w:val="36"/>
        </w:numPr>
        <w:textAlignment w:val="baseline"/>
        <w:outlineLvl w:val="1"/>
        <w:rPr>
          <w:color w:val="000000"/>
          <w:lang w:val="vi-VN"/>
        </w:rPr>
      </w:pPr>
      <w:bookmarkStart w:id="125" w:name="_Toc106013387"/>
      <w:bookmarkStart w:id="126" w:name="_Toc106036747"/>
      <w:r w:rsidRPr="003529E9">
        <w:rPr>
          <w:color w:val="000000"/>
          <w:lang w:val="vi-VN"/>
        </w:rPr>
        <w:t>Phát lại</w:t>
      </w:r>
      <w:bookmarkEnd w:id="125"/>
      <w:bookmarkEnd w:id="126"/>
    </w:p>
    <w:tbl>
      <w:tblPr>
        <w:tblW w:w="0" w:type="auto"/>
        <w:tblCellMar>
          <w:top w:w="15" w:type="dxa"/>
          <w:left w:w="15" w:type="dxa"/>
          <w:bottom w:w="15" w:type="dxa"/>
          <w:right w:w="15" w:type="dxa"/>
        </w:tblCellMar>
        <w:tblLook w:val="04A0" w:firstRow="1" w:lastRow="0" w:firstColumn="1" w:lastColumn="0" w:noHBand="0" w:noVBand="1"/>
      </w:tblPr>
      <w:tblGrid>
        <w:gridCol w:w="2769"/>
        <w:gridCol w:w="6581"/>
      </w:tblGrid>
      <w:tr w:rsidR="003529E9" w:rsidRPr="003529E9" w14:paraId="216A59EF"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EC8C7D" w14:textId="124D9CEB"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D66EED" w14:textId="3D037F0E" w:rsidR="003529E9" w:rsidRPr="003529E9" w:rsidRDefault="00FD114C" w:rsidP="003529E9">
            <w:pPr>
              <w:spacing w:line="240" w:lineRule="auto"/>
              <w:rPr>
                <w:lang w:val="vi-VN"/>
              </w:rPr>
            </w:pPr>
            <w:r>
              <w:rPr>
                <w:color w:val="000000"/>
                <w:sz w:val="26"/>
                <w:szCs w:val="26"/>
                <w:lang w:val="vi-VN"/>
              </w:rPr>
              <w:t>UC10</w:t>
            </w:r>
          </w:p>
        </w:tc>
      </w:tr>
      <w:tr w:rsidR="003529E9" w:rsidRPr="003529E9" w14:paraId="057D6F83"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8E584"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59BB90" w14:textId="77777777" w:rsidR="003529E9" w:rsidRPr="003529E9" w:rsidRDefault="003529E9" w:rsidP="003529E9">
            <w:pPr>
              <w:spacing w:line="240" w:lineRule="auto"/>
              <w:rPr>
                <w:lang w:val="vi-VN"/>
              </w:rPr>
            </w:pPr>
            <w:r w:rsidRPr="003529E9">
              <w:rPr>
                <w:color w:val="000000"/>
                <w:sz w:val="26"/>
                <w:szCs w:val="26"/>
                <w:lang w:val="vi-VN"/>
              </w:rPr>
              <w:t>Phát lại bài hát</w:t>
            </w:r>
          </w:p>
        </w:tc>
      </w:tr>
      <w:tr w:rsidR="003529E9" w:rsidRPr="003529E9" w14:paraId="2594470B" w14:textId="77777777" w:rsidTr="003529E9">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BB328"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D2B4" w14:textId="77777777" w:rsidR="003529E9" w:rsidRPr="003529E9" w:rsidRDefault="003529E9" w:rsidP="003529E9">
            <w:pPr>
              <w:spacing w:line="240" w:lineRule="auto"/>
              <w:rPr>
                <w:lang w:val="vi-VN"/>
              </w:rPr>
            </w:pPr>
            <w:r w:rsidRPr="003529E9">
              <w:rPr>
                <w:color w:val="000000"/>
                <w:sz w:val="26"/>
                <w:szCs w:val="26"/>
                <w:lang w:val="vi-VN"/>
              </w:rPr>
              <w:t>Cho phép người dùng phát lại một bài hát cho đến khi người dùng tắt</w:t>
            </w:r>
          </w:p>
        </w:tc>
      </w:tr>
      <w:tr w:rsidR="003529E9" w:rsidRPr="003529E9" w14:paraId="432620C9"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62A04"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36BE10"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7251EC19" w14:textId="77777777" w:rsidTr="003529E9">
        <w:trPr>
          <w:trHeight w:val="10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C4A8F8"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9305CB" w14:textId="0DA6A232" w:rsidR="003529E9" w:rsidRPr="003529E9" w:rsidRDefault="003529E9" w:rsidP="003529E9">
            <w:pPr>
              <w:spacing w:line="240" w:lineRule="auto"/>
              <w:rPr>
                <w:lang w:val="vi-VN"/>
              </w:rPr>
            </w:pPr>
            <w:r w:rsidRPr="003529E9">
              <w:rPr>
                <w:color w:val="000000"/>
                <w:sz w:val="26"/>
                <w:szCs w:val="26"/>
                <w:lang w:val="vi-VN"/>
              </w:rPr>
              <w:t xml:space="preserve">Bấm chọn biểu tượng </w:t>
            </w:r>
            <w:r w:rsidRPr="003529E9">
              <w:rPr>
                <w:noProof/>
                <w:color w:val="000000"/>
                <w:sz w:val="26"/>
                <w:szCs w:val="26"/>
                <w:bdr w:val="none" w:sz="0" w:space="0" w:color="auto" w:frame="1"/>
                <w:lang w:val="vi-VN"/>
              </w:rPr>
              <w:drawing>
                <wp:inline distT="0" distB="0" distL="0" distR="0" wp14:anchorId="298DFB0B" wp14:editId="4A788C2E">
                  <wp:extent cx="211455" cy="218440"/>
                  <wp:effectExtent l="0" t="0" r="0" b="0"/>
                  <wp:docPr id="278" name="Picture 278" descr="A close-up of a pair of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A close-up of a pair of glasse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455" cy="218440"/>
                          </a:xfrm>
                          <a:prstGeom prst="rect">
                            <a:avLst/>
                          </a:prstGeom>
                          <a:noFill/>
                          <a:ln>
                            <a:noFill/>
                          </a:ln>
                        </pic:spPr>
                      </pic:pic>
                    </a:graphicData>
                  </a:graphic>
                </wp:inline>
              </w:drawing>
            </w:r>
            <w:r w:rsidRPr="003529E9">
              <w:rPr>
                <w:color w:val="000000"/>
                <w:sz w:val="26"/>
                <w:szCs w:val="26"/>
                <w:lang w:val="vi-VN"/>
              </w:rPr>
              <w:t xml:space="preserve"> (repeat) trên màn hình phát nhạc</w:t>
            </w:r>
          </w:p>
        </w:tc>
      </w:tr>
      <w:tr w:rsidR="003529E9" w:rsidRPr="003529E9" w14:paraId="0B0C196F"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DB737E"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EA7EB7" w14:textId="77777777" w:rsidR="003529E9" w:rsidRPr="003529E9" w:rsidRDefault="003529E9" w:rsidP="003529E9">
            <w:pPr>
              <w:spacing w:line="240" w:lineRule="auto"/>
              <w:rPr>
                <w:lang w:val="vi-VN"/>
              </w:rPr>
            </w:pPr>
            <w:r w:rsidRPr="003529E9">
              <w:rPr>
                <w:color w:val="000000"/>
                <w:sz w:val="26"/>
                <w:szCs w:val="26"/>
                <w:lang w:val="vi-VN"/>
              </w:rPr>
              <w:t>Người dùng phải đang phát nhạc</w:t>
            </w:r>
          </w:p>
        </w:tc>
      </w:tr>
      <w:tr w:rsidR="003529E9" w:rsidRPr="003529E9" w14:paraId="37CA5CB0"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3880D4"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B32620" w14:textId="77777777" w:rsidR="003529E9" w:rsidRPr="003529E9" w:rsidRDefault="003529E9" w:rsidP="003529E9">
            <w:pPr>
              <w:spacing w:line="240" w:lineRule="auto"/>
              <w:rPr>
                <w:lang w:val="vi-VN"/>
              </w:rPr>
            </w:pPr>
            <w:r w:rsidRPr="003529E9">
              <w:rPr>
                <w:color w:val="000000"/>
                <w:sz w:val="26"/>
                <w:szCs w:val="26"/>
                <w:lang w:val="vi-VN"/>
              </w:rPr>
              <w:t>Hệ thống phát lại bài hát hiện tại</w:t>
            </w:r>
          </w:p>
        </w:tc>
      </w:tr>
      <w:tr w:rsidR="003529E9" w:rsidRPr="003529E9" w14:paraId="1471B3AE" w14:textId="77777777" w:rsidTr="003529E9">
        <w:trPr>
          <w:trHeight w:val="19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529537" w14:textId="77777777" w:rsidR="003529E9" w:rsidRPr="003529E9" w:rsidRDefault="003529E9" w:rsidP="003529E9">
            <w:pPr>
              <w:spacing w:line="240" w:lineRule="auto"/>
              <w:rPr>
                <w:lang w:val="vi-VN"/>
              </w:rPr>
            </w:pPr>
            <w:r w:rsidRPr="003529E9">
              <w:rPr>
                <w:color w:val="000000"/>
                <w:sz w:val="26"/>
                <w:szCs w:val="26"/>
                <w:lang w:val="vi-VN"/>
              </w:rPr>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3518C" w14:textId="47827E17" w:rsidR="003529E9" w:rsidRPr="003529E9" w:rsidRDefault="003529E9" w:rsidP="00F81291">
            <w:pPr>
              <w:numPr>
                <w:ilvl w:val="0"/>
                <w:numId w:val="20"/>
              </w:numPr>
              <w:spacing w:after="0" w:line="240" w:lineRule="auto"/>
              <w:textAlignment w:val="baseline"/>
              <w:rPr>
                <w:color w:val="000000"/>
                <w:sz w:val="26"/>
                <w:szCs w:val="26"/>
                <w:lang w:val="vi-VN"/>
              </w:rPr>
            </w:pPr>
            <w:r w:rsidRPr="003529E9">
              <w:rPr>
                <w:color w:val="000000"/>
                <w:sz w:val="26"/>
                <w:szCs w:val="26"/>
                <w:lang w:val="vi-VN"/>
              </w:rPr>
              <w:t xml:space="preserve"> Người dùng bấm biểu tượng </w:t>
            </w:r>
            <w:r w:rsidRPr="003529E9">
              <w:rPr>
                <w:noProof/>
                <w:color w:val="000000"/>
                <w:sz w:val="26"/>
                <w:szCs w:val="26"/>
                <w:bdr w:val="none" w:sz="0" w:space="0" w:color="auto" w:frame="1"/>
                <w:lang w:val="vi-VN"/>
              </w:rPr>
              <w:drawing>
                <wp:inline distT="0" distB="0" distL="0" distR="0" wp14:anchorId="46E49B47" wp14:editId="16E76E63">
                  <wp:extent cx="218440" cy="218440"/>
                  <wp:effectExtent l="0" t="0" r="0" b="0"/>
                  <wp:docPr id="277" name="Picture 277" descr="A close-up of a pair of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A close-up of a pair of glasse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440" cy="218440"/>
                          </a:xfrm>
                          <a:prstGeom prst="rect">
                            <a:avLst/>
                          </a:prstGeom>
                          <a:noFill/>
                          <a:ln>
                            <a:noFill/>
                          </a:ln>
                        </pic:spPr>
                      </pic:pic>
                    </a:graphicData>
                  </a:graphic>
                </wp:inline>
              </w:drawing>
            </w:r>
            <w:r w:rsidRPr="003529E9">
              <w:rPr>
                <w:color w:val="000000"/>
                <w:sz w:val="26"/>
                <w:szCs w:val="26"/>
                <w:lang w:val="vi-VN"/>
              </w:rPr>
              <w:t xml:space="preserve"> (repeat) tại màn hình phát nhạc </w:t>
            </w:r>
          </w:p>
          <w:p w14:paraId="6BCC3748" w14:textId="77777777" w:rsidR="003529E9" w:rsidRPr="003529E9" w:rsidRDefault="003529E9" w:rsidP="00F81291">
            <w:pPr>
              <w:numPr>
                <w:ilvl w:val="0"/>
                <w:numId w:val="20"/>
              </w:numPr>
              <w:spacing w:line="240" w:lineRule="auto"/>
              <w:textAlignment w:val="baseline"/>
              <w:rPr>
                <w:color w:val="000000"/>
                <w:sz w:val="26"/>
                <w:szCs w:val="26"/>
                <w:lang w:val="vi-VN"/>
              </w:rPr>
            </w:pPr>
            <w:r w:rsidRPr="003529E9">
              <w:rPr>
                <w:color w:val="000000"/>
                <w:sz w:val="26"/>
                <w:szCs w:val="26"/>
                <w:lang w:val="vi-VN"/>
              </w:rPr>
              <w:t>Hệ thống tiếp tục phát bài hát hiện tại cho tới khi người dùng bấm lại biểu tượng này hoặc tắt nhạc</w:t>
            </w:r>
          </w:p>
        </w:tc>
      </w:tr>
      <w:tr w:rsidR="003529E9" w:rsidRPr="003529E9" w14:paraId="7D56706E" w14:textId="77777777" w:rsidTr="003529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06CAB0" w14:textId="77777777" w:rsidR="003529E9" w:rsidRPr="003529E9" w:rsidRDefault="003529E9" w:rsidP="003529E9">
            <w:pPr>
              <w:spacing w:line="240" w:lineRule="auto"/>
              <w:rPr>
                <w:lang w:val="vi-VN"/>
              </w:rPr>
            </w:pPr>
            <w:r w:rsidRPr="003529E9">
              <w:rPr>
                <w:color w:val="000000"/>
                <w:sz w:val="26"/>
                <w:szCs w:val="26"/>
                <w:lang w:val="vi-VN"/>
              </w:rPr>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9AAFC8" w14:textId="77777777" w:rsidR="003529E9" w:rsidRPr="003529E9" w:rsidRDefault="003529E9" w:rsidP="003529E9">
            <w:pPr>
              <w:spacing w:after="0" w:line="240" w:lineRule="auto"/>
              <w:rPr>
                <w:lang w:val="vi-VN"/>
              </w:rPr>
            </w:pPr>
          </w:p>
        </w:tc>
      </w:tr>
    </w:tbl>
    <w:p w14:paraId="782437ED" w14:textId="77777777" w:rsidR="003529E9" w:rsidRPr="003529E9" w:rsidRDefault="003529E9" w:rsidP="003529E9">
      <w:pPr>
        <w:spacing w:after="0" w:line="240" w:lineRule="auto"/>
        <w:rPr>
          <w:lang w:val="vi-VN"/>
        </w:rPr>
      </w:pPr>
      <w:r w:rsidRPr="003529E9">
        <w:rPr>
          <w:lang w:val="vi-VN"/>
        </w:rPr>
        <w:br/>
      </w:r>
    </w:p>
    <w:p w14:paraId="208264A1" w14:textId="77777777" w:rsidR="003529E9" w:rsidRPr="003529E9" w:rsidRDefault="003529E9" w:rsidP="002F0E0E">
      <w:pPr>
        <w:pStyle w:val="ListParagraph"/>
        <w:numPr>
          <w:ilvl w:val="2"/>
          <w:numId w:val="36"/>
        </w:numPr>
        <w:textAlignment w:val="baseline"/>
        <w:outlineLvl w:val="1"/>
        <w:rPr>
          <w:color w:val="000000"/>
          <w:lang w:val="vi-VN"/>
        </w:rPr>
      </w:pPr>
      <w:bookmarkStart w:id="127" w:name="_Toc106013388"/>
      <w:bookmarkStart w:id="128" w:name="_Toc106036748"/>
      <w:r w:rsidRPr="003529E9">
        <w:rPr>
          <w:color w:val="000000"/>
          <w:lang w:val="vi-VN"/>
        </w:rPr>
        <w:t>Phát ngẫu nhiên</w:t>
      </w:r>
      <w:bookmarkEnd w:id="127"/>
      <w:bookmarkEnd w:id="128"/>
    </w:p>
    <w:tbl>
      <w:tblPr>
        <w:tblW w:w="0" w:type="auto"/>
        <w:tblCellMar>
          <w:top w:w="15" w:type="dxa"/>
          <w:left w:w="15" w:type="dxa"/>
          <w:bottom w:w="15" w:type="dxa"/>
          <w:right w:w="15" w:type="dxa"/>
        </w:tblCellMar>
        <w:tblLook w:val="04A0" w:firstRow="1" w:lastRow="0" w:firstColumn="1" w:lastColumn="0" w:noHBand="0" w:noVBand="1"/>
      </w:tblPr>
      <w:tblGrid>
        <w:gridCol w:w="3273"/>
        <w:gridCol w:w="6077"/>
      </w:tblGrid>
      <w:tr w:rsidR="003529E9" w:rsidRPr="003529E9" w14:paraId="4CCBC1CF"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5B2CC2" w14:textId="28CE6499"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0F820" w14:textId="52E03449" w:rsidR="003529E9" w:rsidRPr="003529E9" w:rsidRDefault="00FD114C" w:rsidP="003529E9">
            <w:pPr>
              <w:spacing w:line="240" w:lineRule="auto"/>
              <w:rPr>
                <w:lang w:val="vi-VN"/>
              </w:rPr>
            </w:pPr>
            <w:r>
              <w:rPr>
                <w:color w:val="000000"/>
                <w:sz w:val="26"/>
                <w:szCs w:val="26"/>
                <w:lang w:val="vi-VN"/>
              </w:rPr>
              <w:t>UC11</w:t>
            </w:r>
          </w:p>
        </w:tc>
      </w:tr>
      <w:tr w:rsidR="003529E9" w:rsidRPr="003529E9" w14:paraId="7E8C12AE"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70867"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6A27F7" w14:textId="77777777" w:rsidR="003529E9" w:rsidRPr="003529E9" w:rsidRDefault="003529E9" w:rsidP="003529E9">
            <w:pPr>
              <w:spacing w:line="240" w:lineRule="auto"/>
              <w:rPr>
                <w:lang w:val="vi-VN"/>
              </w:rPr>
            </w:pPr>
            <w:r w:rsidRPr="003529E9">
              <w:rPr>
                <w:color w:val="000000"/>
                <w:sz w:val="26"/>
                <w:szCs w:val="26"/>
                <w:lang w:val="vi-VN"/>
              </w:rPr>
              <w:t>Phát ngẫu nhiên</w:t>
            </w:r>
          </w:p>
        </w:tc>
      </w:tr>
      <w:tr w:rsidR="003529E9" w:rsidRPr="003529E9" w14:paraId="5B32A1B2" w14:textId="77777777" w:rsidTr="003529E9">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B5A940"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2AE8D1" w14:textId="77777777" w:rsidR="003529E9" w:rsidRPr="003529E9" w:rsidRDefault="003529E9" w:rsidP="003529E9">
            <w:pPr>
              <w:spacing w:line="240" w:lineRule="auto"/>
              <w:rPr>
                <w:lang w:val="vi-VN"/>
              </w:rPr>
            </w:pPr>
            <w:r w:rsidRPr="003529E9">
              <w:rPr>
                <w:color w:val="000000"/>
                <w:sz w:val="26"/>
                <w:szCs w:val="26"/>
                <w:lang w:val="vi-VN"/>
              </w:rPr>
              <w:t>Cho phép người dùng phát ngẫu nhiên các bài hát trong danh sách</w:t>
            </w:r>
          </w:p>
        </w:tc>
      </w:tr>
      <w:tr w:rsidR="003529E9" w:rsidRPr="003529E9" w14:paraId="08E2AABA"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20899" w14:textId="77777777" w:rsidR="003529E9" w:rsidRPr="003529E9" w:rsidRDefault="003529E9" w:rsidP="003529E9">
            <w:pPr>
              <w:spacing w:line="240" w:lineRule="auto"/>
              <w:rPr>
                <w:lang w:val="vi-VN"/>
              </w:rPr>
            </w:pPr>
            <w:r w:rsidRPr="003529E9">
              <w:rPr>
                <w:color w:val="000000"/>
                <w:sz w:val="26"/>
                <w:szCs w:val="26"/>
                <w:lang w:val="vi-VN"/>
              </w:rPr>
              <w:lastRenderedPageBreak/>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C0B4BD"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0D9A1EF6" w14:textId="77777777" w:rsidTr="003529E9">
        <w:trPr>
          <w:trHeight w:val="9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BC62FB"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2E26FA" w14:textId="1511047B" w:rsidR="003529E9" w:rsidRPr="003529E9" w:rsidRDefault="003529E9" w:rsidP="003529E9">
            <w:pPr>
              <w:spacing w:line="240" w:lineRule="auto"/>
              <w:rPr>
                <w:lang w:val="vi-VN"/>
              </w:rPr>
            </w:pPr>
            <w:r w:rsidRPr="003529E9">
              <w:rPr>
                <w:color w:val="000000"/>
                <w:sz w:val="26"/>
                <w:szCs w:val="26"/>
                <w:lang w:val="vi-VN"/>
              </w:rPr>
              <w:t xml:space="preserve">Bấm chọn biểu tượng </w:t>
            </w:r>
            <w:r w:rsidRPr="003529E9">
              <w:rPr>
                <w:noProof/>
                <w:color w:val="000000"/>
                <w:sz w:val="26"/>
                <w:szCs w:val="26"/>
                <w:bdr w:val="none" w:sz="0" w:space="0" w:color="auto" w:frame="1"/>
                <w:lang w:val="vi-VN"/>
              </w:rPr>
              <w:drawing>
                <wp:inline distT="0" distB="0" distL="0" distR="0" wp14:anchorId="4B25DB2B" wp14:editId="1E85FB93">
                  <wp:extent cx="170815" cy="184150"/>
                  <wp:effectExtent l="0" t="0" r="635" b="6350"/>
                  <wp:docPr id="276" name="Picture 2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picture containing text, clip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815" cy="184150"/>
                          </a:xfrm>
                          <a:prstGeom prst="rect">
                            <a:avLst/>
                          </a:prstGeom>
                          <a:noFill/>
                          <a:ln>
                            <a:noFill/>
                          </a:ln>
                        </pic:spPr>
                      </pic:pic>
                    </a:graphicData>
                  </a:graphic>
                </wp:inline>
              </w:drawing>
            </w:r>
            <w:r w:rsidRPr="003529E9">
              <w:rPr>
                <w:color w:val="000000"/>
                <w:sz w:val="26"/>
                <w:szCs w:val="26"/>
                <w:lang w:val="vi-VN"/>
              </w:rPr>
              <w:t xml:space="preserve"> (shuffle) trên màn hình phát nhạc</w:t>
            </w:r>
          </w:p>
        </w:tc>
      </w:tr>
      <w:tr w:rsidR="003529E9" w:rsidRPr="003529E9" w14:paraId="40A01DCA"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A28A8C"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A0C21" w14:textId="77777777" w:rsidR="003529E9" w:rsidRPr="003529E9" w:rsidRDefault="003529E9" w:rsidP="003529E9">
            <w:pPr>
              <w:spacing w:line="240" w:lineRule="auto"/>
              <w:rPr>
                <w:lang w:val="vi-VN"/>
              </w:rPr>
            </w:pPr>
            <w:r w:rsidRPr="003529E9">
              <w:rPr>
                <w:color w:val="000000"/>
                <w:sz w:val="26"/>
                <w:szCs w:val="26"/>
                <w:lang w:val="vi-VN"/>
              </w:rPr>
              <w:t>Người dùng phải đang phát nhạc</w:t>
            </w:r>
          </w:p>
        </w:tc>
      </w:tr>
      <w:tr w:rsidR="003529E9" w:rsidRPr="003529E9" w14:paraId="4235A792"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39304"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E8FA" w14:textId="77777777" w:rsidR="003529E9" w:rsidRPr="003529E9" w:rsidRDefault="003529E9" w:rsidP="003529E9">
            <w:pPr>
              <w:spacing w:line="240" w:lineRule="auto"/>
              <w:rPr>
                <w:lang w:val="vi-VN"/>
              </w:rPr>
            </w:pPr>
            <w:r w:rsidRPr="003529E9">
              <w:rPr>
                <w:color w:val="000000"/>
                <w:sz w:val="26"/>
                <w:szCs w:val="26"/>
                <w:lang w:val="vi-VN"/>
              </w:rPr>
              <w:t>Hệ thống phát ngẫu nhiên các bài hát trong danh sách</w:t>
            </w:r>
          </w:p>
        </w:tc>
      </w:tr>
      <w:tr w:rsidR="003529E9" w:rsidRPr="003529E9" w14:paraId="2DC1FA82" w14:textId="77777777" w:rsidTr="003529E9">
        <w:trPr>
          <w:trHeight w:val="16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6A637C" w14:textId="77777777" w:rsidR="003529E9" w:rsidRPr="003529E9" w:rsidRDefault="003529E9" w:rsidP="003529E9">
            <w:pPr>
              <w:spacing w:line="240" w:lineRule="auto"/>
              <w:rPr>
                <w:lang w:val="vi-VN"/>
              </w:rPr>
            </w:pPr>
            <w:r w:rsidRPr="003529E9">
              <w:rPr>
                <w:color w:val="000000"/>
                <w:sz w:val="26"/>
                <w:szCs w:val="26"/>
                <w:lang w:val="vi-VN"/>
              </w:rPr>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773E8C" w14:textId="23E32551" w:rsidR="003529E9" w:rsidRPr="003529E9" w:rsidRDefault="003529E9" w:rsidP="00F81291">
            <w:pPr>
              <w:numPr>
                <w:ilvl w:val="0"/>
                <w:numId w:val="21"/>
              </w:numPr>
              <w:spacing w:after="0" w:line="240" w:lineRule="auto"/>
              <w:textAlignment w:val="baseline"/>
              <w:rPr>
                <w:color w:val="000000"/>
                <w:sz w:val="26"/>
                <w:szCs w:val="26"/>
                <w:lang w:val="vi-VN"/>
              </w:rPr>
            </w:pPr>
            <w:r w:rsidRPr="003529E9">
              <w:rPr>
                <w:color w:val="000000"/>
                <w:sz w:val="26"/>
                <w:szCs w:val="26"/>
                <w:lang w:val="vi-VN"/>
              </w:rPr>
              <w:t xml:space="preserve"> Người dùng bấm biểu tượng </w:t>
            </w:r>
            <w:r w:rsidRPr="003529E9">
              <w:rPr>
                <w:noProof/>
                <w:color w:val="000000"/>
                <w:sz w:val="26"/>
                <w:szCs w:val="26"/>
                <w:bdr w:val="none" w:sz="0" w:space="0" w:color="auto" w:frame="1"/>
                <w:lang w:val="vi-VN"/>
              </w:rPr>
              <w:drawing>
                <wp:inline distT="0" distB="0" distL="0" distR="0" wp14:anchorId="0655DB70" wp14:editId="519A34A9">
                  <wp:extent cx="170815" cy="184150"/>
                  <wp:effectExtent l="0" t="0" r="635" b="6350"/>
                  <wp:docPr id="275" name="Picture 2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A picture containing text, clip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815" cy="184150"/>
                          </a:xfrm>
                          <a:prstGeom prst="rect">
                            <a:avLst/>
                          </a:prstGeom>
                          <a:noFill/>
                          <a:ln>
                            <a:noFill/>
                          </a:ln>
                        </pic:spPr>
                      </pic:pic>
                    </a:graphicData>
                  </a:graphic>
                </wp:inline>
              </w:drawing>
            </w:r>
            <w:r w:rsidRPr="003529E9">
              <w:rPr>
                <w:color w:val="000000"/>
                <w:sz w:val="26"/>
                <w:szCs w:val="26"/>
                <w:lang w:val="vi-VN"/>
              </w:rPr>
              <w:t xml:space="preserve"> (shuffle) tại màn hình phát nhạc </w:t>
            </w:r>
          </w:p>
          <w:p w14:paraId="2CA76B09" w14:textId="77777777" w:rsidR="003529E9" w:rsidRPr="003529E9" w:rsidRDefault="003529E9" w:rsidP="00F81291">
            <w:pPr>
              <w:numPr>
                <w:ilvl w:val="0"/>
                <w:numId w:val="21"/>
              </w:numPr>
              <w:spacing w:line="240" w:lineRule="auto"/>
              <w:textAlignment w:val="baseline"/>
              <w:rPr>
                <w:color w:val="000000"/>
                <w:sz w:val="26"/>
                <w:szCs w:val="26"/>
                <w:lang w:val="vi-VN"/>
              </w:rPr>
            </w:pPr>
            <w:r w:rsidRPr="003529E9">
              <w:rPr>
                <w:color w:val="000000"/>
                <w:sz w:val="26"/>
                <w:szCs w:val="26"/>
                <w:lang w:val="vi-VN"/>
              </w:rPr>
              <w:t>Hệ thống thay đổi thứ tự phát nhạc của danh sách theo ngẫu nhiên</w:t>
            </w:r>
          </w:p>
        </w:tc>
      </w:tr>
      <w:tr w:rsidR="003529E9" w:rsidRPr="003529E9" w14:paraId="5AA55A52" w14:textId="77777777" w:rsidTr="003529E9">
        <w:trPr>
          <w:trHeight w:val="10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1696" w14:textId="77777777" w:rsidR="003529E9" w:rsidRPr="003529E9" w:rsidRDefault="003529E9" w:rsidP="003529E9">
            <w:pPr>
              <w:spacing w:line="240" w:lineRule="auto"/>
              <w:rPr>
                <w:lang w:val="vi-VN"/>
              </w:rPr>
            </w:pPr>
            <w:r w:rsidRPr="003529E9">
              <w:rPr>
                <w:color w:val="000000"/>
                <w:sz w:val="26"/>
                <w:szCs w:val="26"/>
                <w:lang w:val="vi-VN"/>
              </w:rPr>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3254C" w14:textId="77777777" w:rsidR="003529E9" w:rsidRPr="003529E9" w:rsidRDefault="003529E9" w:rsidP="00F81291">
            <w:pPr>
              <w:numPr>
                <w:ilvl w:val="0"/>
                <w:numId w:val="22"/>
              </w:numPr>
              <w:spacing w:after="0" w:line="240" w:lineRule="auto"/>
              <w:textAlignment w:val="baseline"/>
              <w:rPr>
                <w:color w:val="000000"/>
                <w:sz w:val="26"/>
                <w:szCs w:val="26"/>
                <w:lang w:val="vi-VN"/>
              </w:rPr>
            </w:pPr>
            <w:r w:rsidRPr="003529E9">
              <w:rPr>
                <w:color w:val="000000"/>
                <w:sz w:val="26"/>
                <w:szCs w:val="26"/>
                <w:lang w:val="vi-VN"/>
              </w:rPr>
              <w:t>Nếu danh sách đang được phát ngẫu nhiên</w:t>
            </w:r>
          </w:p>
          <w:p w14:paraId="074AC648" w14:textId="77777777" w:rsidR="003529E9" w:rsidRPr="003529E9" w:rsidRDefault="003529E9" w:rsidP="00F81291">
            <w:pPr>
              <w:numPr>
                <w:ilvl w:val="0"/>
                <w:numId w:val="22"/>
              </w:numPr>
              <w:spacing w:line="240" w:lineRule="auto"/>
              <w:textAlignment w:val="baseline"/>
              <w:rPr>
                <w:color w:val="000000"/>
                <w:sz w:val="26"/>
                <w:szCs w:val="26"/>
                <w:lang w:val="vi-VN"/>
              </w:rPr>
            </w:pPr>
            <w:r w:rsidRPr="003529E9">
              <w:rPr>
                <w:color w:val="000000"/>
                <w:sz w:val="26"/>
                <w:szCs w:val="26"/>
                <w:lang w:val="vi-VN"/>
              </w:rPr>
              <w:t>Chuyển lại phát theo thứ tự của danh sách</w:t>
            </w:r>
          </w:p>
        </w:tc>
      </w:tr>
    </w:tbl>
    <w:p w14:paraId="1486F567" w14:textId="77777777" w:rsidR="003529E9" w:rsidRPr="003529E9" w:rsidRDefault="003529E9" w:rsidP="003529E9">
      <w:pPr>
        <w:spacing w:after="0" w:line="240" w:lineRule="auto"/>
        <w:rPr>
          <w:lang w:val="vi-VN"/>
        </w:rPr>
      </w:pPr>
      <w:r w:rsidRPr="003529E9">
        <w:rPr>
          <w:lang w:val="vi-VN"/>
        </w:rPr>
        <w:br/>
      </w:r>
    </w:p>
    <w:p w14:paraId="18811C54" w14:textId="1624138A" w:rsidR="003529E9" w:rsidRPr="003529E9" w:rsidRDefault="00D5078E" w:rsidP="002F0E0E">
      <w:pPr>
        <w:pStyle w:val="ListParagraph"/>
        <w:numPr>
          <w:ilvl w:val="2"/>
          <w:numId w:val="36"/>
        </w:numPr>
        <w:textAlignment w:val="baseline"/>
        <w:outlineLvl w:val="1"/>
        <w:rPr>
          <w:color w:val="000000"/>
          <w:lang w:val="vi-VN"/>
        </w:rPr>
      </w:pPr>
      <w:r>
        <w:rPr>
          <w:color w:val="000000"/>
          <w:lang w:val="vi-VN"/>
        </w:rPr>
        <w:t xml:space="preserve"> </w:t>
      </w:r>
      <w:bookmarkStart w:id="129" w:name="_Toc106013389"/>
      <w:bookmarkStart w:id="130" w:name="_Toc106036749"/>
      <w:r w:rsidR="003529E9" w:rsidRPr="003529E9">
        <w:rPr>
          <w:color w:val="000000"/>
          <w:lang w:val="vi-VN"/>
        </w:rPr>
        <w:t>Ẩn bài hát</w:t>
      </w:r>
      <w:bookmarkEnd w:id="129"/>
      <w:bookmarkEnd w:id="130"/>
    </w:p>
    <w:tbl>
      <w:tblPr>
        <w:tblW w:w="0" w:type="auto"/>
        <w:tblCellMar>
          <w:top w:w="15" w:type="dxa"/>
          <w:left w:w="15" w:type="dxa"/>
          <w:bottom w:w="15" w:type="dxa"/>
          <w:right w:w="15" w:type="dxa"/>
        </w:tblCellMar>
        <w:tblLook w:val="04A0" w:firstRow="1" w:lastRow="0" w:firstColumn="1" w:lastColumn="0" w:noHBand="0" w:noVBand="1"/>
      </w:tblPr>
      <w:tblGrid>
        <w:gridCol w:w="2957"/>
        <w:gridCol w:w="6393"/>
      </w:tblGrid>
      <w:tr w:rsidR="003529E9" w:rsidRPr="003529E9" w14:paraId="39613298"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886ED" w14:textId="4B3C3EC7"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CD05B8" w14:textId="76EE7F40" w:rsidR="003529E9" w:rsidRPr="003529E9" w:rsidRDefault="00FD114C" w:rsidP="003529E9">
            <w:pPr>
              <w:spacing w:line="240" w:lineRule="auto"/>
              <w:rPr>
                <w:lang w:val="vi-VN"/>
              </w:rPr>
            </w:pPr>
            <w:r>
              <w:rPr>
                <w:color w:val="000000"/>
                <w:sz w:val="26"/>
                <w:szCs w:val="26"/>
                <w:lang w:val="vi-VN"/>
              </w:rPr>
              <w:t>UC12</w:t>
            </w:r>
          </w:p>
        </w:tc>
      </w:tr>
      <w:tr w:rsidR="003529E9" w:rsidRPr="003529E9" w14:paraId="1062CA03"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DEC762"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93F675" w14:textId="77777777" w:rsidR="003529E9" w:rsidRPr="003529E9" w:rsidRDefault="003529E9" w:rsidP="003529E9">
            <w:pPr>
              <w:spacing w:line="240" w:lineRule="auto"/>
              <w:rPr>
                <w:lang w:val="vi-VN"/>
              </w:rPr>
            </w:pPr>
            <w:r w:rsidRPr="003529E9">
              <w:rPr>
                <w:color w:val="000000"/>
                <w:sz w:val="26"/>
                <w:szCs w:val="26"/>
                <w:lang w:val="vi-VN"/>
              </w:rPr>
              <w:t>Phát ngẫu nhiên</w:t>
            </w:r>
          </w:p>
        </w:tc>
      </w:tr>
      <w:tr w:rsidR="003529E9" w:rsidRPr="003529E9" w14:paraId="205C277A" w14:textId="77777777" w:rsidTr="003529E9">
        <w:trPr>
          <w:trHeight w:val="10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EC90F5"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81E5DC" w14:textId="77777777" w:rsidR="003529E9" w:rsidRPr="003529E9" w:rsidRDefault="003529E9" w:rsidP="003529E9">
            <w:pPr>
              <w:spacing w:line="240" w:lineRule="auto"/>
              <w:rPr>
                <w:lang w:val="vi-VN"/>
              </w:rPr>
            </w:pPr>
            <w:r w:rsidRPr="003529E9">
              <w:rPr>
                <w:color w:val="000000"/>
                <w:sz w:val="26"/>
                <w:szCs w:val="26"/>
                <w:lang w:val="vi-VN"/>
              </w:rPr>
              <w:t>Cho phép người dùng phát ngẫu nhiên các bài hát trong danh sách</w:t>
            </w:r>
          </w:p>
        </w:tc>
      </w:tr>
      <w:tr w:rsidR="003529E9" w:rsidRPr="003529E9" w14:paraId="14EC24C4"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634525"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605D68"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001488FA"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4B3FB5"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D7C7B0" w14:textId="77777777" w:rsidR="003529E9" w:rsidRPr="003529E9" w:rsidRDefault="003529E9" w:rsidP="003529E9">
            <w:pPr>
              <w:spacing w:line="240" w:lineRule="auto"/>
              <w:rPr>
                <w:lang w:val="vi-VN"/>
              </w:rPr>
            </w:pPr>
            <w:r w:rsidRPr="003529E9">
              <w:rPr>
                <w:color w:val="000000"/>
                <w:sz w:val="26"/>
                <w:szCs w:val="26"/>
                <w:lang w:val="vi-VN"/>
              </w:rPr>
              <w:t>Bấm chọn Hide</w:t>
            </w:r>
          </w:p>
        </w:tc>
      </w:tr>
      <w:tr w:rsidR="003529E9" w:rsidRPr="003529E9" w14:paraId="5B05E47A"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D790B9"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7E200" w14:textId="77777777" w:rsidR="003529E9" w:rsidRPr="003529E9" w:rsidRDefault="003529E9" w:rsidP="003529E9">
            <w:pPr>
              <w:spacing w:line="240" w:lineRule="auto"/>
              <w:rPr>
                <w:lang w:val="vi-VN"/>
              </w:rPr>
            </w:pPr>
            <w:r w:rsidRPr="003529E9">
              <w:rPr>
                <w:color w:val="000000"/>
                <w:sz w:val="26"/>
                <w:szCs w:val="26"/>
                <w:lang w:val="vi-VN"/>
              </w:rPr>
              <w:t>Người dùng phải đang phát nhạc</w:t>
            </w:r>
          </w:p>
        </w:tc>
      </w:tr>
      <w:tr w:rsidR="003529E9" w:rsidRPr="003529E9" w14:paraId="2DE3BD3C"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1B0B4B"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8CF01A" w14:textId="77777777" w:rsidR="003529E9" w:rsidRPr="003529E9" w:rsidRDefault="003529E9" w:rsidP="003529E9">
            <w:pPr>
              <w:spacing w:line="240" w:lineRule="auto"/>
              <w:rPr>
                <w:lang w:val="vi-VN"/>
              </w:rPr>
            </w:pPr>
            <w:r w:rsidRPr="003529E9">
              <w:rPr>
                <w:color w:val="000000"/>
                <w:sz w:val="26"/>
                <w:szCs w:val="26"/>
                <w:lang w:val="vi-VN"/>
              </w:rPr>
              <w:t>Ẩn bài hát đang phát và chuyển tới bài hát kế tiếp</w:t>
            </w:r>
          </w:p>
        </w:tc>
      </w:tr>
      <w:tr w:rsidR="003529E9" w:rsidRPr="003529E9" w14:paraId="669F0DCE" w14:textId="77777777" w:rsidTr="003529E9">
        <w:trPr>
          <w:trHeight w:val="16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DF6B96" w14:textId="77777777" w:rsidR="003529E9" w:rsidRPr="003529E9" w:rsidRDefault="003529E9" w:rsidP="003529E9">
            <w:pPr>
              <w:spacing w:line="240" w:lineRule="auto"/>
              <w:rPr>
                <w:lang w:val="vi-VN"/>
              </w:rPr>
            </w:pPr>
            <w:r w:rsidRPr="003529E9">
              <w:rPr>
                <w:color w:val="000000"/>
                <w:sz w:val="26"/>
                <w:szCs w:val="26"/>
                <w:lang w:val="vi-VN"/>
              </w:rPr>
              <w:lastRenderedPageBreak/>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2F033A" w14:textId="336B496C" w:rsidR="003529E9" w:rsidRPr="003529E9" w:rsidRDefault="003529E9" w:rsidP="00F81291">
            <w:pPr>
              <w:numPr>
                <w:ilvl w:val="0"/>
                <w:numId w:val="23"/>
              </w:numPr>
              <w:spacing w:after="0" w:line="240" w:lineRule="auto"/>
              <w:textAlignment w:val="baseline"/>
              <w:rPr>
                <w:color w:val="000000"/>
                <w:sz w:val="26"/>
                <w:szCs w:val="26"/>
                <w:lang w:val="vi-VN"/>
              </w:rPr>
            </w:pPr>
            <w:r w:rsidRPr="003529E9">
              <w:rPr>
                <w:color w:val="000000"/>
                <w:sz w:val="26"/>
                <w:szCs w:val="26"/>
                <w:lang w:val="vi-VN"/>
              </w:rPr>
              <w:t xml:space="preserve"> Người dùng chọn </w:t>
            </w:r>
            <w:r w:rsidRPr="003529E9">
              <w:rPr>
                <w:noProof/>
                <w:color w:val="000000"/>
                <w:sz w:val="26"/>
                <w:szCs w:val="26"/>
                <w:bdr w:val="none" w:sz="0" w:space="0" w:color="auto" w:frame="1"/>
                <w:lang w:val="vi-VN"/>
              </w:rPr>
              <w:drawing>
                <wp:inline distT="0" distB="0" distL="0" distR="0" wp14:anchorId="26D010DC" wp14:editId="6C5FD495">
                  <wp:extent cx="225425" cy="225425"/>
                  <wp:effectExtent l="0" t="0" r="3175" b="3175"/>
                  <wp:docPr id="274" name="Picture 274"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Shape, circ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3529E9">
              <w:rPr>
                <w:color w:val="000000"/>
                <w:sz w:val="26"/>
                <w:szCs w:val="26"/>
                <w:lang w:val="vi-VN"/>
              </w:rPr>
              <w:t xml:space="preserve"> rồi chọn Hide</w:t>
            </w:r>
          </w:p>
          <w:p w14:paraId="589BA894" w14:textId="77777777" w:rsidR="003529E9" w:rsidRPr="003529E9" w:rsidRDefault="003529E9" w:rsidP="00F81291">
            <w:pPr>
              <w:numPr>
                <w:ilvl w:val="0"/>
                <w:numId w:val="23"/>
              </w:numPr>
              <w:spacing w:line="240" w:lineRule="auto"/>
              <w:textAlignment w:val="baseline"/>
              <w:rPr>
                <w:color w:val="000000"/>
                <w:sz w:val="26"/>
                <w:szCs w:val="26"/>
                <w:lang w:val="vi-VN"/>
              </w:rPr>
            </w:pPr>
            <w:r w:rsidRPr="003529E9">
              <w:rPr>
                <w:color w:val="000000"/>
                <w:sz w:val="26"/>
                <w:szCs w:val="26"/>
                <w:lang w:val="vi-VN"/>
              </w:rPr>
              <w:t>Hệ thống dừng và ẩn bài hát đang phát rồi chuyển tới bài hát kế tiếp trong danh sách</w:t>
            </w:r>
          </w:p>
        </w:tc>
      </w:tr>
      <w:tr w:rsidR="003529E9" w:rsidRPr="003529E9" w14:paraId="6D131CD5" w14:textId="77777777" w:rsidTr="003529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18215" w14:textId="77777777" w:rsidR="003529E9" w:rsidRPr="003529E9" w:rsidRDefault="003529E9" w:rsidP="003529E9">
            <w:pPr>
              <w:spacing w:line="240" w:lineRule="auto"/>
              <w:rPr>
                <w:lang w:val="vi-VN"/>
              </w:rPr>
            </w:pPr>
            <w:r w:rsidRPr="003529E9">
              <w:rPr>
                <w:color w:val="000000"/>
                <w:sz w:val="26"/>
                <w:szCs w:val="26"/>
                <w:lang w:val="vi-VN"/>
              </w:rPr>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484F33" w14:textId="77777777" w:rsidR="003529E9" w:rsidRPr="003529E9" w:rsidRDefault="003529E9" w:rsidP="003529E9">
            <w:pPr>
              <w:spacing w:after="0" w:line="240" w:lineRule="auto"/>
              <w:rPr>
                <w:lang w:val="vi-VN"/>
              </w:rPr>
            </w:pPr>
          </w:p>
        </w:tc>
      </w:tr>
    </w:tbl>
    <w:p w14:paraId="11461842" w14:textId="77777777" w:rsidR="003529E9" w:rsidRPr="003529E9" w:rsidRDefault="003529E9" w:rsidP="003529E9">
      <w:pPr>
        <w:spacing w:after="0" w:line="240" w:lineRule="auto"/>
        <w:rPr>
          <w:lang w:val="vi-VN"/>
        </w:rPr>
      </w:pPr>
      <w:r w:rsidRPr="003529E9">
        <w:rPr>
          <w:lang w:val="vi-VN"/>
        </w:rPr>
        <w:br/>
      </w:r>
    </w:p>
    <w:p w14:paraId="491D5FA3" w14:textId="77777777" w:rsidR="003529E9" w:rsidRPr="003529E9" w:rsidRDefault="003529E9" w:rsidP="002F0E0E">
      <w:pPr>
        <w:pStyle w:val="ListParagraph"/>
        <w:numPr>
          <w:ilvl w:val="2"/>
          <w:numId w:val="36"/>
        </w:numPr>
        <w:textAlignment w:val="baseline"/>
        <w:outlineLvl w:val="1"/>
        <w:rPr>
          <w:color w:val="000000"/>
          <w:lang w:val="vi-VN"/>
        </w:rPr>
      </w:pPr>
      <w:bookmarkStart w:id="131" w:name="_Toc106013390"/>
      <w:bookmarkStart w:id="132" w:name="_Toc106036750"/>
      <w:r w:rsidRPr="003529E9">
        <w:rPr>
          <w:color w:val="000000"/>
          <w:lang w:val="vi-VN"/>
        </w:rPr>
        <w:t>Hẹn giờ phát</w:t>
      </w:r>
      <w:bookmarkEnd w:id="131"/>
      <w:bookmarkEnd w:id="132"/>
    </w:p>
    <w:tbl>
      <w:tblPr>
        <w:tblW w:w="0" w:type="auto"/>
        <w:tblCellMar>
          <w:top w:w="15" w:type="dxa"/>
          <w:left w:w="15" w:type="dxa"/>
          <w:bottom w:w="15" w:type="dxa"/>
          <w:right w:w="15" w:type="dxa"/>
        </w:tblCellMar>
        <w:tblLook w:val="04A0" w:firstRow="1" w:lastRow="0" w:firstColumn="1" w:lastColumn="0" w:noHBand="0" w:noVBand="1"/>
      </w:tblPr>
      <w:tblGrid>
        <w:gridCol w:w="3433"/>
        <w:gridCol w:w="5917"/>
      </w:tblGrid>
      <w:tr w:rsidR="003529E9" w:rsidRPr="003529E9" w14:paraId="5ED214A9"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ACAE2" w14:textId="1F241D65"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75EB55" w14:textId="47B71589" w:rsidR="003529E9" w:rsidRPr="003529E9" w:rsidRDefault="00FD114C" w:rsidP="003529E9">
            <w:pPr>
              <w:spacing w:line="240" w:lineRule="auto"/>
              <w:rPr>
                <w:lang w:val="vi-VN"/>
              </w:rPr>
            </w:pPr>
            <w:r>
              <w:rPr>
                <w:color w:val="000000"/>
                <w:sz w:val="26"/>
                <w:szCs w:val="26"/>
                <w:lang w:val="vi-VN"/>
              </w:rPr>
              <w:t>UC13</w:t>
            </w:r>
          </w:p>
        </w:tc>
      </w:tr>
      <w:tr w:rsidR="003529E9" w:rsidRPr="003529E9" w14:paraId="31042BF0"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6F901B"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82730" w14:textId="77777777" w:rsidR="003529E9" w:rsidRPr="003529E9" w:rsidRDefault="003529E9" w:rsidP="003529E9">
            <w:pPr>
              <w:spacing w:line="240" w:lineRule="auto"/>
              <w:rPr>
                <w:lang w:val="vi-VN"/>
              </w:rPr>
            </w:pPr>
            <w:r w:rsidRPr="003529E9">
              <w:rPr>
                <w:color w:val="000000"/>
                <w:sz w:val="26"/>
                <w:szCs w:val="26"/>
                <w:lang w:val="vi-VN"/>
              </w:rPr>
              <w:t>Hẹn giờ phát</w:t>
            </w:r>
          </w:p>
        </w:tc>
      </w:tr>
      <w:tr w:rsidR="003529E9" w:rsidRPr="003529E9" w14:paraId="5F0B8701" w14:textId="77777777" w:rsidTr="003529E9">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166551"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3980B5" w14:textId="77777777" w:rsidR="003529E9" w:rsidRPr="003529E9" w:rsidRDefault="003529E9" w:rsidP="003529E9">
            <w:pPr>
              <w:spacing w:line="240" w:lineRule="auto"/>
              <w:rPr>
                <w:lang w:val="vi-VN"/>
              </w:rPr>
            </w:pPr>
            <w:r w:rsidRPr="003529E9">
              <w:rPr>
                <w:color w:val="000000"/>
                <w:sz w:val="26"/>
                <w:szCs w:val="26"/>
                <w:lang w:val="vi-VN"/>
              </w:rPr>
              <w:t>Cho phép người dùng hẹn giờ phát nhạc</w:t>
            </w:r>
          </w:p>
        </w:tc>
      </w:tr>
      <w:tr w:rsidR="003529E9" w:rsidRPr="003529E9" w14:paraId="4F096FDD"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4716BD"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047A6"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2237C3BD"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1552D8"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17EEFA" w14:textId="77777777" w:rsidR="003529E9" w:rsidRPr="003529E9" w:rsidRDefault="003529E9" w:rsidP="003529E9">
            <w:pPr>
              <w:spacing w:line="240" w:lineRule="auto"/>
              <w:rPr>
                <w:lang w:val="vi-VN"/>
              </w:rPr>
            </w:pPr>
            <w:r w:rsidRPr="003529E9">
              <w:rPr>
                <w:color w:val="000000"/>
                <w:sz w:val="26"/>
                <w:szCs w:val="26"/>
                <w:lang w:val="vi-VN"/>
              </w:rPr>
              <w:t>Bấm chọn Sleep</w:t>
            </w:r>
          </w:p>
        </w:tc>
      </w:tr>
      <w:tr w:rsidR="003529E9" w:rsidRPr="003529E9" w14:paraId="3D22ECFE"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5CF81C"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A72AD5" w14:textId="77777777" w:rsidR="003529E9" w:rsidRPr="003529E9" w:rsidRDefault="003529E9" w:rsidP="003529E9">
            <w:pPr>
              <w:spacing w:line="240" w:lineRule="auto"/>
              <w:rPr>
                <w:lang w:val="vi-VN"/>
              </w:rPr>
            </w:pPr>
            <w:r w:rsidRPr="003529E9">
              <w:rPr>
                <w:color w:val="000000"/>
                <w:sz w:val="26"/>
                <w:szCs w:val="26"/>
                <w:lang w:val="vi-VN"/>
              </w:rPr>
              <w:t>Người dùng phải đang phát nhạc</w:t>
            </w:r>
          </w:p>
        </w:tc>
      </w:tr>
      <w:tr w:rsidR="003529E9" w:rsidRPr="003529E9" w14:paraId="765278CC"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EAAE47"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2CCA1C" w14:textId="77777777" w:rsidR="003529E9" w:rsidRPr="003529E9" w:rsidRDefault="003529E9" w:rsidP="003529E9">
            <w:pPr>
              <w:spacing w:line="240" w:lineRule="auto"/>
              <w:rPr>
                <w:lang w:val="vi-VN"/>
              </w:rPr>
            </w:pPr>
            <w:r w:rsidRPr="003529E9">
              <w:rPr>
                <w:color w:val="000000"/>
                <w:sz w:val="26"/>
                <w:szCs w:val="26"/>
                <w:lang w:val="vi-VN"/>
              </w:rPr>
              <w:t>Dừng phát nhạc sau thời gian đã đặt</w:t>
            </w:r>
          </w:p>
        </w:tc>
      </w:tr>
      <w:tr w:rsidR="003529E9" w:rsidRPr="003529E9" w14:paraId="04C94D11" w14:textId="77777777" w:rsidTr="003529E9">
        <w:trPr>
          <w:trHeight w:val="16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12823" w14:textId="77777777" w:rsidR="003529E9" w:rsidRPr="003529E9" w:rsidRDefault="003529E9" w:rsidP="003529E9">
            <w:pPr>
              <w:spacing w:line="240" w:lineRule="auto"/>
              <w:rPr>
                <w:lang w:val="vi-VN"/>
              </w:rPr>
            </w:pPr>
            <w:r w:rsidRPr="003529E9">
              <w:rPr>
                <w:color w:val="000000"/>
                <w:sz w:val="26"/>
                <w:szCs w:val="26"/>
                <w:lang w:val="vi-VN"/>
              </w:rPr>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9DB4A3" w14:textId="3B453B58" w:rsidR="003529E9" w:rsidRPr="003529E9" w:rsidRDefault="003529E9" w:rsidP="00F81291">
            <w:pPr>
              <w:numPr>
                <w:ilvl w:val="0"/>
                <w:numId w:val="24"/>
              </w:numPr>
              <w:spacing w:after="0" w:line="240" w:lineRule="auto"/>
              <w:textAlignment w:val="baseline"/>
              <w:rPr>
                <w:color w:val="000000"/>
                <w:sz w:val="26"/>
                <w:szCs w:val="26"/>
                <w:lang w:val="vi-VN"/>
              </w:rPr>
            </w:pPr>
            <w:r w:rsidRPr="003529E9">
              <w:rPr>
                <w:color w:val="000000"/>
                <w:sz w:val="26"/>
                <w:szCs w:val="26"/>
                <w:lang w:val="vi-VN"/>
              </w:rPr>
              <w:t xml:space="preserve"> Người dùng chọn </w:t>
            </w:r>
            <w:r w:rsidRPr="003529E9">
              <w:rPr>
                <w:noProof/>
                <w:color w:val="000000"/>
                <w:sz w:val="26"/>
                <w:szCs w:val="26"/>
                <w:bdr w:val="none" w:sz="0" w:space="0" w:color="auto" w:frame="1"/>
                <w:lang w:val="vi-VN"/>
              </w:rPr>
              <w:drawing>
                <wp:inline distT="0" distB="0" distL="0" distR="0" wp14:anchorId="1723921B" wp14:editId="4C4CD99D">
                  <wp:extent cx="225425" cy="225425"/>
                  <wp:effectExtent l="0" t="0" r="3175" b="3175"/>
                  <wp:docPr id="273" name="Picture 27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ape, circ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3529E9">
              <w:rPr>
                <w:color w:val="000000"/>
                <w:sz w:val="26"/>
                <w:szCs w:val="26"/>
                <w:lang w:val="vi-VN"/>
              </w:rPr>
              <w:t xml:space="preserve"> rồi chọn Sleep sau đó chọn thời gian </w:t>
            </w:r>
          </w:p>
          <w:p w14:paraId="37279699" w14:textId="77777777" w:rsidR="003529E9" w:rsidRPr="003529E9" w:rsidRDefault="003529E9" w:rsidP="00F81291">
            <w:pPr>
              <w:numPr>
                <w:ilvl w:val="0"/>
                <w:numId w:val="24"/>
              </w:numPr>
              <w:spacing w:line="240" w:lineRule="auto"/>
              <w:textAlignment w:val="baseline"/>
              <w:rPr>
                <w:color w:val="000000"/>
                <w:sz w:val="26"/>
                <w:szCs w:val="26"/>
                <w:lang w:val="vi-VN"/>
              </w:rPr>
            </w:pPr>
            <w:r w:rsidRPr="003529E9">
              <w:rPr>
                <w:color w:val="000000"/>
                <w:sz w:val="26"/>
                <w:szCs w:val="26"/>
                <w:lang w:val="vi-VN"/>
              </w:rPr>
              <w:t>Hệ thống tạm dừng phát nhạc cho tới khi người dùng bật lại</w:t>
            </w:r>
          </w:p>
        </w:tc>
      </w:tr>
      <w:tr w:rsidR="003529E9" w:rsidRPr="003529E9" w14:paraId="44C3EB64" w14:textId="77777777" w:rsidTr="003529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E44B7" w14:textId="77777777" w:rsidR="003529E9" w:rsidRPr="003529E9" w:rsidRDefault="003529E9" w:rsidP="003529E9">
            <w:pPr>
              <w:spacing w:line="240" w:lineRule="auto"/>
              <w:rPr>
                <w:lang w:val="vi-VN"/>
              </w:rPr>
            </w:pPr>
            <w:r w:rsidRPr="003529E9">
              <w:rPr>
                <w:color w:val="000000"/>
                <w:sz w:val="26"/>
                <w:szCs w:val="26"/>
                <w:lang w:val="vi-VN"/>
              </w:rPr>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BEFB86" w14:textId="77777777" w:rsidR="003529E9" w:rsidRPr="003529E9" w:rsidRDefault="003529E9" w:rsidP="003529E9">
            <w:pPr>
              <w:spacing w:after="0" w:line="240" w:lineRule="auto"/>
              <w:rPr>
                <w:lang w:val="vi-VN"/>
              </w:rPr>
            </w:pPr>
          </w:p>
        </w:tc>
      </w:tr>
    </w:tbl>
    <w:p w14:paraId="2B2A3F82" w14:textId="77777777" w:rsidR="003529E9" w:rsidRPr="003529E9" w:rsidRDefault="003529E9" w:rsidP="003529E9">
      <w:pPr>
        <w:spacing w:after="0" w:line="240" w:lineRule="auto"/>
        <w:rPr>
          <w:lang w:val="vi-VN"/>
        </w:rPr>
      </w:pPr>
      <w:r w:rsidRPr="003529E9">
        <w:rPr>
          <w:lang w:val="vi-VN"/>
        </w:rPr>
        <w:br/>
      </w:r>
    </w:p>
    <w:p w14:paraId="0ED33273" w14:textId="77777777" w:rsidR="003529E9" w:rsidRPr="003529E9" w:rsidRDefault="003529E9" w:rsidP="002F0E0E">
      <w:pPr>
        <w:pStyle w:val="ListParagraph"/>
        <w:numPr>
          <w:ilvl w:val="2"/>
          <w:numId w:val="36"/>
        </w:numPr>
        <w:textAlignment w:val="baseline"/>
        <w:outlineLvl w:val="1"/>
        <w:rPr>
          <w:color w:val="000000"/>
          <w:lang w:val="vi-VN"/>
        </w:rPr>
      </w:pPr>
      <w:bookmarkStart w:id="133" w:name="_Toc106013391"/>
      <w:bookmarkStart w:id="134" w:name="_Toc106036751"/>
      <w:r w:rsidRPr="003529E9">
        <w:rPr>
          <w:color w:val="000000"/>
          <w:lang w:val="vi-VN"/>
        </w:rPr>
        <w:t>Yêu thích bài hát</w:t>
      </w:r>
      <w:bookmarkEnd w:id="133"/>
      <w:bookmarkEnd w:id="134"/>
    </w:p>
    <w:tbl>
      <w:tblPr>
        <w:tblW w:w="0" w:type="auto"/>
        <w:tblCellMar>
          <w:top w:w="15" w:type="dxa"/>
          <w:left w:w="15" w:type="dxa"/>
          <w:bottom w:w="15" w:type="dxa"/>
          <w:right w:w="15" w:type="dxa"/>
        </w:tblCellMar>
        <w:tblLook w:val="04A0" w:firstRow="1" w:lastRow="0" w:firstColumn="1" w:lastColumn="0" w:noHBand="0" w:noVBand="1"/>
      </w:tblPr>
      <w:tblGrid>
        <w:gridCol w:w="3318"/>
        <w:gridCol w:w="6032"/>
      </w:tblGrid>
      <w:tr w:rsidR="003529E9" w:rsidRPr="003529E9" w14:paraId="2EC21CBA"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431F8C" w14:textId="56CE99BF"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1E196C" w14:textId="59B0A597" w:rsidR="003529E9" w:rsidRPr="003529E9" w:rsidRDefault="00FD114C" w:rsidP="003529E9">
            <w:pPr>
              <w:spacing w:line="240" w:lineRule="auto"/>
              <w:rPr>
                <w:lang w:val="vi-VN"/>
              </w:rPr>
            </w:pPr>
            <w:r>
              <w:rPr>
                <w:color w:val="000000"/>
                <w:sz w:val="26"/>
                <w:szCs w:val="26"/>
                <w:lang w:val="vi-VN"/>
              </w:rPr>
              <w:t>UC14</w:t>
            </w:r>
          </w:p>
        </w:tc>
      </w:tr>
      <w:tr w:rsidR="003529E9" w:rsidRPr="003529E9" w14:paraId="59C20652"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D4D2E6" w14:textId="77777777" w:rsidR="003529E9" w:rsidRPr="003529E9" w:rsidRDefault="003529E9" w:rsidP="003529E9">
            <w:pPr>
              <w:spacing w:line="240" w:lineRule="auto"/>
              <w:rPr>
                <w:lang w:val="vi-VN"/>
              </w:rPr>
            </w:pPr>
            <w:r w:rsidRPr="003529E9">
              <w:rPr>
                <w:color w:val="000000"/>
                <w:sz w:val="26"/>
                <w:szCs w:val="26"/>
                <w:lang w:val="vi-VN"/>
              </w:rPr>
              <w:lastRenderedPageBreak/>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ABBEC2" w14:textId="77777777" w:rsidR="003529E9" w:rsidRPr="003529E9" w:rsidRDefault="003529E9" w:rsidP="003529E9">
            <w:pPr>
              <w:spacing w:line="240" w:lineRule="auto"/>
              <w:rPr>
                <w:lang w:val="vi-VN"/>
              </w:rPr>
            </w:pPr>
            <w:r w:rsidRPr="003529E9">
              <w:rPr>
                <w:color w:val="000000"/>
                <w:sz w:val="26"/>
                <w:szCs w:val="26"/>
                <w:lang w:val="vi-VN"/>
              </w:rPr>
              <w:t>Yêu thích bài hát</w:t>
            </w:r>
          </w:p>
        </w:tc>
      </w:tr>
      <w:tr w:rsidR="003529E9" w:rsidRPr="003529E9" w14:paraId="11A0E553" w14:textId="77777777" w:rsidTr="003529E9">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95C92"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E10C47" w14:textId="77777777" w:rsidR="003529E9" w:rsidRPr="003529E9" w:rsidRDefault="003529E9" w:rsidP="003529E9">
            <w:pPr>
              <w:spacing w:line="240" w:lineRule="auto"/>
              <w:rPr>
                <w:lang w:val="vi-VN"/>
              </w:rPr>
            </w:pPr>
            <w:r w:rsidRPr="003529E9">
              <w:rPr>
                <w:color w:val="000000"/>
                <w:sz w:val="26"/>
                <w:szCs w:val="26"/>
                <w:lang w:val="vi-VN"/>
              </w:rPr>
              <w:t>Cho phép người dùng yêu thích bài hát</w:t>
            </w:r>
          </w:p>
        </w:tc>
      </w:tr>
      <w:tr w:rsidR="003529E9" w:rsidRPr="003529E9" w14:paraId="535EEB65"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8A5959"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8E04"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3F2B0150"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796784"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852D62" w14:textId="72C74CB3" w:rsidR="003529E9" w:rsidRPr="003529E9" w:rsidRDefault="003529E9" w:rsidP="003529E9">
            <w:pPr>
              <w:spacing w:line="240" w:lineRule="auto"/>
              <w:rPr>
                <w:lang w:val="vi-VN"/>
              </w:rPr>
            </w:pPr>
            <w:r w:rsidRPr="003529E9">
              <w:rPr>
                <w:color w:val="000000"/>
                <w:sz w:val="26"/>
                <w:szCs w:val="26"/>
                <w:lang w:val="vi-VN"/>
              </w:rPr>
              <w:t xml:space="preserve">Bấm chọn  </w:t>
            </w:r>
            <w:r w:rsidRPr="003529E9">
              <w:rPr>
                <w:noProof/>
                <w:color w:val="000000"/>
                <w:sz w:val="26"/>
                <w:szCs w:val="26"/>
                <w:bdr w:val="none" w:sz="0" w:space="0" w:color="auto" w:frame="1"/>
                <w:lang w:val="vi-VN"/>
              </w:rPr>
              <w:drawing>
                <wp:inline distT="0" distB="0" distL="0" distR="0" wp14:anchorId="4AA8C28A" wp14:editId="51F30302">
                  <wp:extent cx="225425" cy="198120"/>
                  <wp:effectExtent l="0" t="0" r="3175" b="0"/>
                  <wp:docPr id="272" name="Picture 272"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Shape, icon, arr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425" cy="198120"/>
                          </a:xfrm>
                          <a:prstGeom prst="rect">
                            <a:avLst/>
                          </a:prstGeom>
                          <a:noFill/>
                          <a:ln>
                            <a:noFill/>
                          </a:ln>
                        </pic:spPr>
                      </pic:pic>
                    </a:graphicData>
                  </a:graphic>
                </wp:inline>
              </w:drawing>
            </w:r>
            <w:r w:rsidRPr="003529E9">
              <w:rPr>
                <w:color w:val="000000"/>
                <w:sz w:val="26"/>
                <w:szCs w:val="26"/>
                <w:lang w:val="vi-VN"/>
              </w:rPr>
              <w:t xml:space="preserve"> ở màn hình phát nhạc</w:t>
            </w:r>
          </w:p>
        </w:tc>
      </w:tr>
      <w:tr w:rsidR="003529E9" w:rsidRPr="003529E9" w14:paraId="3F266D63"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DE2583"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520F6C" w14:textId="77777777" w:rsidR="003529E9" w:rsidRPr="003529E9" w:rsidRDefault="003529E9" w:rsidP="003529E9">
            <w:pPr>
              <w:spacing w:line="240" w:lineRule="auto"/>
              <w:rPr>
                <w:lang w:val="vi-VN"/>
              </w:rPr>
            </w:pPr>
            <w:r w:rsidRPr="003529E9">
              <w:rPr>
                <w:color w:val="000000"/>
                <w:sz w:val="26"/>
                <w:szCs w:val="26"/>
                <w:lang w:val="vi-VN"/>
              </w:rPr>
              <w:t>Đang ở trong màn hình phát nhạc</w:t>
            </w:r>
          </w:p>
        </w:tc>
      </w:tr>
      <w:tr w:rsidR="003529E9" w:rsidRPr="003529E9" w14:paraId="4418183B"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3F4FEC"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E9EC38" w14:textId="77777777" w:rsidR="003529E9" w:rsidRPr="003529E9" w:rsidRDefault="003529E9" w:rsidP="003529E9">
            <w:pPr>
              <w:spacing w:line="240" w:lineRule="auto"/>
              <w:rPr>
                <w:lang w:val="vi-VN"/>
              </w:rPr>
            </w:pPr>
            <w:r w:rsidRPr="003529E9">
              <w:rPr>
                <w:color w:val="000000"/>
                <w:sz w:val="26"/>
                <w:szCs w:val="26"/>
                <w:lang w:val="vi-VN"/>
              </w:rPr>
              <w:t>Thêm bài hát vào danh sách yêu thích</w:t>
            </w:r>
          </w:p>
        </w:tc>
      </w:tr>
      <w:tr w:rsidR="003529E9" w:rsidRPr="003529E9" w14:paraId="04E792C8" w14:textId="77777777" w:rsidTr="003529E9">
        <w:trPr>
          <w:trHeight w:val="16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665AE2" w14:textId="77777777" w:rsidR="003529E9" w:rsidRPr="003529E9" w:rsidRDefault="003529E9" w:rsidP="003529E9">
            <w:pPr>
              <w:spacing w:line="240" w:lineRule="auto"/>
              <w:rPr>
                <w:lang w:val="vi-VN"/>
              </w:rPr>
            </w:pPr>
            <w:r w:rsidRPr="003529E9">
              <w:rPr>
                <w:color w:val="000000"/>
                <w:sz w:val="26"/>
                <w:szCs w:val="26"/>
                <w:lang w:val="vi-VN"/>
              </w:rPr>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B98CEE" w14:textId="75CA2076" w:rsidR="003529E9" w:rsidRPr="003529E9" w:rsidRDefault="003529E9" w:rsidP="00F81291">
            <w:pPr>
              <w:numPr>
                <w:ilvl w:val="0"/>
                <w:numId w:val="25"/>
              </w:numPr>
              <w:spacing w:after="0" w:line="240" w:lineRule="auto"/>
              <w:textAlignment w:val="baseline"/>
              <w:rPr>
                <w:color w:val="000000"/>
                <w:sz w:val="26"/>
                <w:szCs w:val="26"/>
                <w:lang w:val="vi-VN"/>
              </w:rPr>
            </w:pPr>
            <w:r w:rsidRPr="003529E9">
              <w:rPr>
                <w:color w:val="000000"/>
                <w:sz w:val="26"/>
                <w:szCs w:val="26"/>
                <w:lang w:val="vi-VN"/>
              </w:rPr>
              <w:t xml:space="preserve"> Người dùng chọn </w:t>
            </w:r>
            <w:r w:rsidRPr="003529E9">
              <w:rPr>
                <w:noProof/>
                <w:color w:val="000000"/>
                <w:sz w:val="26"/>
                <w:szCs w:val="26"/>
                <w:bdr w:val="none" w:sz="0" w:space="0" w:color="auto" w:frame="1"/>
                <w:lang w:val="vi-VN"/>
              </w:rPr>
              <w:drawing>
                <wp:inline distT="0" distB="0" distL="0" distR="0" wp14:anchorId="473C12D5" wp14:editId="166D2FA9">
                  <wp:extent cx="225425" cy="198120"/>
                  <wp:effectExtent l="0" t="0" r="3175" b="0"/>
                  <wp:docPr id="271" name="Picture 271"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Shape, icon, arr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425" cy="198120"/>
                          </a:xfrm>
                          <a:prstGeom prst="rect">
                            <a:avLst/>
                          </a:prstGeom>
                          <a:noFill/>
                          <a:ln>
                            <a:noFill/>
                          </a:ln>
                        </pic:spPr>
                      </pic:pic>
                    </a:graphicData>
                  </a:graphic>
                </wp:inline>
              </w:drawing>
            </w:r>
            <w:r w:rsidRPr="003529E9">
              <w:rPr>
                <w:color w:val="000000"/>
                <w:sz w:val="26"/>
                <w:szCs w:val="26"/>
                <w:lang w:val="vi-VN"/>
              </w:rPr>
              <w:t xml:space="preserve"> ở màn hình phát nhạc</w:t>
            </w:r>
          </w:p>
          <w:p w14:paraId="796077F9" w14:textId="46D9D8AF" w:rsidR="003529E9" w:rsidRPr="003529E9" w:rsidRDefault="003529E9" w:rsidP="00F81291">
            <w:pPr>
              <w:numPr>
                <w:ilvl w:val="0"/>
                <w:numId w:val="25"/>
              </w:numPr>
              <w:spacing w:line="240" w:lineRule="auto"/>
              <w:textAlignment w:val="baseline"/>
              <w:rPr>
                <w:color w:val="000000"/>
                <w:sz w:val="26"/>
                <w:szCs w:val="26"/>
                <w:lang w:val="vi-VN"/>
              </w:rPr>
            </w:pPr>
            <w:r w:rsidRPr="003529E9">
              <w:rPr>
                <w:color w:val="000000"/>
                <w:sz w:val="26"/>
                <w:szCs w:val="26"/>
                <w:lang w:val="vi-VN"/>
              </w:rPr>
              <w:t xml:space="preserve">Thêm bài hát vào danh sách yêu thích và đổi màu icon thành </w:t>
            </w:r>
            <w:r w:rsidRPr="003529E9">
              <w:rPr>
                <w:noProof/>
                <w:color w:val="000000"/>
                <w:sz w:val="26"/>
                <w:szCs w:val="26"/>
                <w:bdr w:val="none" w:sz="0" w:space="0" w:color="auto" w:frame="1"/>
                <w:lang w:val="vi-VN"/>
              </w:rPr>
              <w:drawing>
                <wp:inline distT="0" distB="0" distL="0" distR="0" wp14:anchorId="66AB4207" wp14:editId="7E9F785F">
                  <wp:extent cx="218440" cy="198120"/>
                  <wp:effectExtent l="0" t="0" r="0" b="0"/>
                  <wp:docPr id="269" name="Picture 2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Ic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440" cy="198120"/>
                          </a:xfrm>
                          <a:prstGeom prst="rect">
                            <a:avLst/>
                          </a:prstGeom>
                          <a:noFill/>
                          <a:ln>
                            <a:noFill/>
                          </a:ln>
                        </pic:spPr>
                      </pic:pic>
                    </a:graphicData>
                  </a:graphic>
                </wp:inline>
              </w:drawing>
            </w:r>
          </w:p>
        </w:tc>
      </w:tr>
      <w:tr w:rsidR="003529E9" w:rsidRPr="003529E9" w14:paraId="6876DF21" w14:textId="77777777" w:rsidTr="003529E9">
        <w:trPr>
          <w:trHeight w:val="1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6B7EE" w14:textId="77777777" w:rsidR="003529E9" w:rsidRPr="003529E9" w:rsidRDefault="003529E9" w:rsidP="003529E9">
            <w:pPr>
              <w:spacing w:line="240" w:lineRule="auto"/>
              <w:rPr>
                <w:lang w:val="vi-VN"/>
              </w:rPr>
            </w:pPr>
            <w:r w:rsidRPr="003529E9">
              <w:rPr>
                <w:color w:val="000000"/>
                <w:sz w:val="26"/>
                <w:szCs w:val="26"/>
                <w:lang w:val="vi-VN"/>
              </w:rPr>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FB04EC" w14:textId="77777777" w:rsidR="003529E9" w:rsidRPr="003529E9" w:rsidRDefault="003529E9" w:rsidP="00F81291">
            <w:pPr>
              <w:numPr>
                <w:ilvl w:val="0"/>
                <w:numId w:val="26"/>
              </w:numPr>
              <w:spacing w:after="0" w:line="240" w:lineRule="auto"/>
              <w:textAlignment w:val="baseline"/>
              <w:rPr>
                <w:color w:val="000000"/>
                <w:sz w:val="26"/>
                <w:szCs w:val="26"/>
                <w:lang w:val="vi-VN"/>
              </w:rPr>
            </w:pPr>
            <w:r w:rsidRPr="003529E9">
              <w:rPr>
                <w:color w:val="000000"/>
                <w:sz w:val="26"/>
                <w:szCs w:val="26"/>
                <w:lang w:val="vi-VN"/>
              </w:rPr>
              <w:t>Nếu bài hát đả ở trong danh sách yêu thích</w:t>
            </w:r>
          </w:p>
          <w:p w14:paraId="71F894F1" w14:textId="602420F8" w:rsidR="003529E9" w:rsidRPr="003529E9" w:rsidRDefault="003529E9" w:rsidP="00F81291">
            <w:pPr>
              <w:numPr>
                <w:ilvl w:val="0"/>
                <w:numId w:val="26"/>
              </w:numPr>
              <w:spacing w:line="240" w:lineRule="auto"/>
              <w:textAlignment w:val="baseline"/>
              <w:rPr>
                <w:color w:val="000000"/>
                <w:sz w:val="26"/>
                <w:szCs w:val="26"/>
                <w:lang w:val="vi-VN"/>
              </w:rPr>
            </w:pPr>
            <w:r w:rsidRPr="003529E9">
              <w:rPr>
                <w:color w:val="000000"/>
                <w:sz w:val="26"/>
                <w:szCs w:val="26"/>
                <w:lang w:val="vi-VN"/>
              </w:rPr>
              <w:t xml:space="preserve">Bỏ thích bài hát và chuyển icon từ </w:t>
            </w:r>
            <w:r w:rsidRPr="003529E9">
              <w:rPr>
                <w:noProof/>
                <w:color w:val="000000"/>
                <w:sz w:val="26"/>
                <w:szCs w:val="26"/>
                <w:bdr w:val="none" w:sz="0" w:space="0" w:color="auto" w:frame="1"/>
                <w:lang w:val="vi-VN"/>
              </w:rPr>
              <w:drawing>
                <wp:inline distT="0" distB="0" distL="0" distR="0" wp14:anchorId="5310FFC7" wp14:editId="714E33BF">
                  <wp:extent cx="218440" cy="198120"/>
                  <wp:effectExtent l="0" t="0" r="0" b="0"/>
                  <wp:docPr id="267" name="Picture 2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Ic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440" cy="198120"/>
                          </a:xfrm>
                          <a:prstGeom prst="rect">
                            <a:avLst/>
                          </a:prstGeom>
                          <a:noFill/>
                          <a:ln>
                            <a:noFill/>
                          </a:ln>
                        </pic:spPr>
                      </pic:pic>
                    </a:graphicData>
                  </a:graphic>
                </wp:inline>
              </w:drawing>
            </w:r>
            <w:r w:rsidRPr="003529E9">
              <w:rPr>
                <w:color w:val="000000"/>
                <w:sz w:val="26"/>
                <w:szCs w:val="26"/>
                <w:lang w:val="vi-VN"/>
              </w:rPr>
              <w:t xml:space="preserve"> thành </w:t>
            </w:r>
            <w:r w:rsidRPr="003529E9">
              <w:rPr>
                <w:noProof/>
                <w:color w:val="000000"/>
                <w:sz w:val="26"/>
                <w:szCs w:val="26"/>
                <w:bdr w:val="none" w:sz="0" w:space="0" w:color="auto" w:frame="1"/>
                <w:lang w:val="vi-VN"/>
              </w:rPr>
              <w:drawing>
                <wp:inline distT="0" distB="0" distL="0" distR="0" wp14:anchorId="4E314B16" wp14:editId="65E7120F">
                  <wp:extent cx="225425" cy="198120"/>
                  <wp:effectExtent l="0" t="0" r="3175" b="0"/>
                  <wp:docPr id="266" name="Picture 266"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Shape, icon, arr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425" cy="198120"/>
                          </a:xfrm>
                          <a:prstGeom prst="rect">
                            <a:avLst/>
                          </a:prstGeom>
                          <a:noFill/>
                          <a:ln>
                            <a:noFill/>
                          </a:ln>
                        </pic:spPr>
                      </pic:pic>
                    </a:graphicData>
                  </a:graphic>
                </wp:inline>
              </w:drawing>
            </w:r>
          </w:p>
        </w:tc>
      </w:tr>
    </w:tbl>
    <w:p w14:paraId="335ADF50" w14:textId="77777777" w:rsidR="003529E9" w:rsidRPr="003529E9" w:rsidRDefault="003529E9" w:rsidP="003529E9">
      <w:pPr>
        <w:spacing w:after="0" w:line="240" w:lineRule="auto"/>
        <w:rPr>
          <w:lang w:val="vi-VN"/>
        </w:rPr>
      </w:pPr>
      <w:r w:rsidRPr="003529E9">
        <w:rPr>
          <w:lang w:val="vi-VN"/>
        </w:rPr>
        <w:br/>
      </w:r>
    </w:p>
    <w:p w14:paraId="4035D03C" w14:textId="77777777" w:rsidR="003529E9" w:rsidRPr="003529E9" w:rsidRDefault="003529E9" w:rsidP="002F0E0E">
      <w:pPr>
        <w:pStyle w:val="ListParagraph"/>
        <w:numPr>
          <w:ilvl w:val="2"/>
          <w:numId w:val="36"/>
        </w:numPr>
        <w:textAlignment w:val="baseline"/>
        <w:outlineLvl w:val="1"/>
        <w:rPr>
          <w:color w:val="000000"/>
          <w:lang w:val="vi-VN"/>
        </w:rPr>
      </w:pPr>
      <w:bookmarkStart w:id="135" w:name="_Toc106013392"/>
      <w:bookmarkStart w:id="136" w:name="_Toc106036752"/>
      <w:r w:rsidRPr="003529E9">
        <w:rPr>
          <w:color w:val="000000"/>
          <w:lang w:val="vi-VN"/>
        </w:rPr>
        <w:t>Tìm kiếm bài hát và ca sĩ</w:t>
      </w:r>
      <w:bookmarkEnd w:id="135"/>
      <w:bookmarkEnd w:id="136"/>
    </w:p>
    <w:tbl>
      <w:tblPr>
        <w:tblW w:w="0" w:type="auto"/>
        <w:tblCellMar>
          <w:top w:w="15" w:type="dxa"/>
          <w:left w:w="15" w:type="dxa"/>
          <w:bottom w:w="15" w:type="dxa"/>
          <w:right w:w="15" w:type="dxa"/>
        </w:tblCellMar>
        <w:tblLook w:val="04A0" w:firstRow="1" w:lastRow="0" w:firstColumn="1" w:lastColumn="0" w:noHBand="0" w:noVBand="1"/>
      </w:tblPr>
      <w:tblGrid>
        <w:gridCol w:w="3029"/>
        <w:gridCol w:w="6321"/>
      </w:tblGrid>
      <w:tr w:rsidR="003529E9" w:rsidRPr="003529E9" w14:paraId="6D678AF4"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827545" w14:textId="7A8C131B"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D9D25A" w14:textId="6566866C" w:rsidR="003529E9" w:rsidRPr="003529E9" w:rsidRDefault="00FD114C" w:rsidP="003529E9">
            <w:pPr>
              <w:spacing w:line="240" w:lineRule="auto"/>
              <w:rPr>
                <w:lang w:val="vi-VN"/>
              </w:rPr>
            </w:pPr>
            <w:r>
              <w:rPr>
                <w:color w:val="000000"/>
                <w:sz w:val="26"/>
                <w:szCs w:val="26"/>
                <w:lang w:val="vi-VN"/>
              </w:rPr>
              <w:t>UC15</w:t>
            </w:r>
          </w:p>
        </w:tc>
      </w:tr>
      <w:tr w:rsidR="003529E9" w:rsidRPr="003529E9" w14:paraId="75B4EB9E"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4A9EB0"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B69D15" w14:textId="77777777" w:rsidR="003529E9" w:rsidRPr="003529E9" w:rsidRDefault="003529E9" w:rsidP="003529E9">
            <w:pPr>
              <w:spacing w:line="240" w:lineRule="auto"/>
              <w:rPr>
                <w:lang w:val="vi-VN"/>
              </w:rPr>
            </w:pPr>
            <w:r w:rsidRPr="003529E9">
              <w:rPr>
                <w:color w:val="000000"/>
                <w:sz w:val="26"/>
                <w:szCs w:val="26"/>
                <w:lang w:val="vi-VN"/>
              </w:rPr>
              <w:t>Tìm kiếm</w:t>
            </w:r>
          </w:p>
        </w:tc>
      </w:tr>
      <w:tr w:rsidR="003529E9" w:rsidRPr="003529E9" w14:paraId="367A67C0" w14:textId="77777777" w:rsidTr="003529E9">
        <w:trPr>
          <w:trHeight w:val="9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C0070F"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DB8B43" w14:textId="77777777" w:rsidR="003529E9" w:rsidRPr="003529E9" w:rsidRDefault="003529E9" w:rsidP="003529E9">
            <w:pPr>
              <w:spacing w:line="240" w:lineRule="auto"/>
              <w:rPr>
                <w:lang w:val="vi-VN"/>
              </w:rPr>
            </w:pPr>
            <w:r w:rsidRPr="003529E9">
              <w:rPr>
                <w:color w:val="000000"/>
                <w:sz w:val="26"/>
                <w:szCs w:val="26"/>
                <w:lang w:val="vi-VN"/>
              </w:rPr>
              <w:t>Cho phép người dùng tìm kiếm bài hát trên hệ thống</w:t>
            </w:r>
          </w:p>
        </w:tc>
      </w:tr>
      <w:tr w:rsidR="003529E9" w:rsidRPr="003529E9" w14:paraId="342637DE"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B057F"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E9D53"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7133E128"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3A1AC3"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217FE3" w14:textId="77777777" w:rsidR="003529E9" w:rsidRPr="003529E9" w:rsidRDefault="003529E9" w:rsidP="003529E9">
            <w:pPr>
              <w:spacing w:line="240" w:lineRule="auto"/>
              <w:rPr>
                <w:lang w:val="vi-VN"/>
              </w:rPr>
            </w:pPr>
            <w:r w:rsidRPr="003529E9">
              <w:rPr>
                <w:color w:val="000000"/>
                <w:sz w:val="26"/>
                <w:szCs w:val="26"/>
                <w:lang w:val="vi-VN"/>
              </w:rPr>
              <w:t>Nhập nội dung tìm kiếm ở màn hình Search</w:t>
            </w:r>
          </w:p>
        </w:tc>
      </w:tr>
      <w:tr w:rsidR="003529E9" w:rsidRPr="003529E9" w14:paraId="61A0AB15"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51B67C" w14:textId="77777777" w:rsidR="003529E9" w:rsidRPr="003529E9" w:rsidRDefault="003529E9" w:rsidP="003529E9">
            <w:pPr>
              <w:spacing w:line="240" w:lineRule="auto"/>
              <w:rPr>
                <w:lang w:val="vi-VN"/>
              </w:rPr>
            </w:pPr>
            <w:r w:rsidRPr="003529E9">
              <w:rPr>
                <w:color w:val="000000"/>
                <w:sz w:val="26"/>
                <w:szCs w:val="26"/>
                <w:lang w:val="vi-VN"/>
              </w:rPr>
              <w:lastRenderedPageBreak/>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D2B619" w14:textId="77777777" w:rsidR="003529E9" w:rsidRPr="003529E9" w:rsidRDefault="003529E9" w:rsidP="003529E9">
            <w:pPr>
              <w:spacing w:line="240" w:lineRule="auto"/>
              <w:rPr>
                <w:lang w:val="vi-VN"/>
              </w:rPr>
            </w:pPr>
            <w:r w:rsidRPr="003529E9">
              <w:rPr>
                <w:color w:val="000000"/>
                <w:sz w:val="26"/>
                <w:szCs w:val="26"/>
                <w:lang w:val="vi-VN"/>
              </w:rPr>
              <w:t>Nội dung tìm kiếm có tồn tại trong hệ thống</w:t>
            </w:r>
          </w:p>
        </w:tc>
      </w:tr>
      <w:tr w:rsidR="003529E9" w:rsidRPr="003529E9" w14:paraId="18A3AE40" w14:textId="77777777" w:rsidTr="003529E9">
        <w:trPr>
          <w:trHeight w:val="10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D021D6"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F0D73" w14:textId="77777777" w:rsidR="003529E9" w:rsidRPr="003529E9" w:rsidRDefault="003529E9" w:rsidP="003529E9">
            <w:pPr>
              <w:spacing w:line="240" w:lineRule="auto"/>
              <w:rPr>
                <w:lang w:val="vi-VN"/>
              </w:rPr>
            </w:pPr>
            <w:r w:rsidRPr="003529E9">
              <w:rPr>
                <w:color w:val="000000"/>
                <w:sz w:val="26"/>
                <w:szCs w:val="26"/>
                <w:lang w:val="vi-VN"/>
              </w:rPr>
              <w:t>Danh sách bài hát, ca sĩ có tên gần với từ khóa tìm kiếm</w:t>
            </w:r>
          </w:p>
        </w:tc>
      </w:tr>
      <w:tr w:rsidR="003529E9" w:rsidRPr="003529E9" w14:paraId="69862048" w14:textId="77777777" w:rsidTr="003529E9">
        <w:trPr>
          <w:trHeight w:val="16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608CF0" w14:textId="77777777" w:rsidR="003529E9" w:rsidRPr="003529E9" w:rsidRDefault="003529E9" w:rsidP="003529E9">
            <w:pPr>
              <w:spacing w:line="240" w:lineRule="auto"/>
              <w:rPr>
                <w:lang w:val="vi-VN"/>
              </w:rPr>
            </w:pPr>
            <w:r w:rsidRPr="003529E9">
              <w:rPr>
                <w:color w:val="000000"/>
                <w:sz w:val="26"/>
                <w:szCs w:val="26"/>
                <w:lang w:val="vi-VN"/>
              </w:rPr>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0BBC29" w14:textId="77777777" w:rsidR="003529E9" w:rsidRPr="003529E9" w:rsidRDefault="003529E9" w:rsidP="00F81291">
            <w:pPr>
              <w:numPr>
                <w:ilvl w:val="0"/>
                <w:numId w:val="27"/>
              </w:numPr>
              <w:spacing w:after="0" w:line="240" w:lineRule="auto"/>
              <w:textAlignment w:val="baseline"/>
              <w:rPr>
                <w:color w:val="000000"/>
                <w:sz w:val="26"/>
                <w:szCs w:val="26"/>
                <w:lang w:val="vi-VN"/>
              </w:rPr>
            </w:pPr>
            <w:r w:rsidRPr="003529E9">
              <w:rPr>
                <w:color w:val="000000"/>
                <w:sz w:val="26"/>
                <w:szCs w:val="26"/>
                <w:lang w:val="vi-VN"/>
              </w:rPr>
              <w:t xml:space="preserve"> Người dùng nhập từ khóa ở ô search trong màn hình search</w:t>
            </w:r>
          </w:p>
          <w:p w14:paraId="6E3E5D17" w14:textId="77777777" w:rsidR="003529E9" w:rsidRPr="003529E9" w:rsidRDefault="003529E9" w:rsidP="00F81291">
            <w:pPr>
              <w:numPr>
                <w:ilvl w:val="0"/>
                <w:numId w:val="27"/>
              </w:numPr>
              <w:spacing w:line="240" w:lineRule="auto"/>
              <w:textAlignment w:val="baseline"/>
              <w:rPr>
                <w:color w:val="000000"/>
                <w:sz w:val="26"/>
                <w:szCs w:val="26"/>
                <w:lang w:val="vi-VN"/>
              </w:rPr>
            </w:pPr>
            <w:r w:rsidRPr="003529E9">
              <w:rPr>
                <w:color w:val="000000"/>
                <w:sz w:val="26"/>
                <w:szCs w:val="26"/>
                <w:lang w:val="vi-VN"/>
              </w:rPr>
              <w:t>Hệ thống tìm kiếm và xuất kết quả bài hát, ca sĩ có tên gần với từ khóa tìm kiếm</w:t>
            </w:r>
          </w:p>
        </w:tc>
      </w:tr>
      <w:tr w:rsidR="003529E9" w:rsidRPr="003529E9" w14:paraId="4CF57D7A" w14:textId="77777777" w:rsidTr="003529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915DC5" w14:textId="77777777" w:rsidR="003529E9" w:rsidRPr="003529E9" w:rsidRDefault="003529E9" w:rsidP="003529E9">
            <w:pPr>
              <w:spacing w:line="240" w:lineRule="auto"/>
              <w:rPr>
                <w:lang w:val="vi-VN"/>
              </w:rPr>
            </w:pPr>
            <w:r w:rsidRPr="003529E9">
              <w:rPr>
                <w:color w:val="000000"/>
                <w:sz w:val="26"/>
                <w:szCs w:val="26"/>
                <w:lang w:val="vi-VN"/>
              </w:rPr>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C732D2" w14:textId="77777777" w:rsidR="003529E9" w:rsidRPr="003529E9" w:rsidRDefault="003529E9" w:rsidP="003529E9">
            <w:pPr>
              <w:spacing w:after="0" w:line="240" w:lineRule="auto"/>
              <w:rPr>
                <w:lang w:val="vi-VN"/>
              </w:rPr>
            </w:pPr>
          </w:p>
        </w:tc>
      </w:tr>
    </w:tbl>
    <w:p w14:paraId="00DB8D56" w14:textId="77777777" w:rsidR="003529E9" w:rsidRPr="003529E9" w:rsidRDefault="003529E9" w:rsidP="003529E9">
      <w:pPr>
        <w:spacing w:after="0" w:line="240" w:lineRule="auto"/>
        <w:rPr>
          <w:lang w:val="vi-VN"/>
        </w:rPr>
      </w:pPr>
      <w:r w:rsidRPr="003529E9">
        <w:rPr>
          <w:lang w:val="vi-VN"/>
        </w:rPr>
        <w:br/>
      </w:r>
    </w:p>
    <w:p w14:paraId="01C9D1D2" w14:textId="77777777" w:rsidR="003529E9" w:rsidRPr="003529E9" w:rsidRDefault="003529E9" w:rsidP="002F0E0E">
      <w:pPr>
        <w:pStyle w:val="ListParagraph"/>
        <w:numPr>
          <w:ilvl w:val="2"/>
          <w:numId w:val="36"/>
        </w:numPr>
        <w:textAlignment w:val="baseline"/>
        <w:outlineLvl w:val="1"/>
        <w:rPr>
          <w:color w:val="000000"/>
          <w:lang w:val="vi-VN"/>
        </w:rPr>
      </w:pPr>
      <w:bookmarkStart w:id="137" w:name="_Toc106013393"/>
      <w:bookmarkStart w:id="138" w:name="_Toc106036753"/>
      <w:r w:rsidRPr="003529E9">
        <w:rPr>
          <w:color w:val="000000"/>
          <w:lang w:val="vi-VN"/>
        </w:rPr>
        <w:t>Thay đổi ảnh đại diện</w:t>
      </w:r>
      <w:bookmarkEnd w:id="137"/>
      <w:bookmarkEnd w:id="138"/>
    </w:p>
    <w:tbl>
      <w:tblPr>
        <w:tblW w:w="0" w:type="auto"/>
        <w:tblCellMar>
          <w:top w:w="15" w:type="dxa"/>
          <w:left w:w="15" w:type="dxa"/>
          <w:bottom w:w="15" w:type="dxa"/>
          <w:right w:w="15" w:type="dxa"/>
        </w:tblCellMar>
        <w:tblLook w:val="04A0" w:firstRow="1" w:lastRow="0" w:firstColumn="1" w:lastColumn="0" w:noHBand="0" w:noVBand="1"/>
      </w:tblPr>
      <w:tblGrid>
        <w:gridCol w:w="3007"/>
        <w:gridCol w:w="6343"/>
      </w:tblGrid>
      <w:tr w:rsidR="003529E9" w:rsidRPr="003529E9" w14:paraId="3C1FF50E"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8313E6" w14:textId="4578FDBD"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9F1CC7" w14:textId="256B69EF" w:rsidR="003529E9" w:rsidRPr="003529E9" w:rsidRDefault="00FD114C" w:rsidP="003529E9">
            <w:pPr>
              <w:spacing w:line="240" w:lineRule="auto"/>
              <w:rPr>
                <w:lang w:val="vi-VN"/>
              </w:rPr>
            </w:pPr>
            <w:r>
              <w:rPr>
                <w:color w:val="000000"/>
                <w:sz w:val="26"/>
                <w:szCs w:val="26"/>
                <w:lang w:val="vi-VN"/>
              </w:rPr>
              <w:t>UC16</w:t>
            </w:r>
          </w:p>
        </w:tc>
      </w:tr>
      <w:tr w:rsidR="003529E9" w:rsidRPr="003529E9" w14:paraId="18BDF289"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08F01B"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F0035E" w14:textId="77777777" w:rsidR="003529E9" w:rsidRPr="003529E9" w:rsidRDefault="003529E9" w:rsidP="003529E9">
            <w:pPr>
              <w:spacing w:line="240" w:lineRule="auto"/>
              <w:rPr>
                <w:lang w:val="vi-VN"/>
              </w:rPr>
            </w:pPr>
            <w:r w:rsidRPr="003529E9">
              <w:rPr>
                <w:color w:val="000000"/>
                <w:sz w:val="26"/>
                <w:szCs w:val="26"/>
                <w:lang w:val="vi-VN"/>
              </w:rPr>
              <w:t>Thay đổi ảnh đại diện</w:t>
            </w:r>
          </w:p>
        </w:tc>
      </w:tr>
      <w:tr w:rsidR="003529E9" w:rsidRPr="003529E9" w14:paraId="617E7F2F" w14:textId="77777777" w:rsidTr="003529E9">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0E2CE3"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DCE65F" w14:textId="77777777" w:rsidR="003529E9" w:rsidRPr="003529E9" w:rsidRDefault="003529E9" w:rsidP="003529E9">
            <w:pPr>
              <w:spacing w:line="240" w:lineRule="auto"/>
              <w:rPr>
                <w:lang w:val="vi-VN"/>
              </w:rPr>
            </w:pPr>
            <w:r w:rsidRPr="003529E9">
              <w:rPr>
                <w:color w:val="000000"/>
                <w:sz w:val="26"/>
                <w:szCs w:val="26"/>
                <w:lang w:val="vi-VN"/>
              </w:rPr>
              <w:t>Cho phép người dùng thay đổi ảnh đại diện</w:t>
            </w:r>
          </w:p>
        </w:tc>
      </w:tr>
      <w:tr w:rsidR="003529E9" w:rsidRPr="003529E9" w14:paraId="785F5CC8"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E22283"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2DFC6"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394AC85F"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76B26"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5692CE" w14:textId="0B0CDCA0" w:rsidR="003529E9" w:rsidRPr="003529E9" w:rsidRDefault="003529E9" w:rsidP="003529E9">
            <w:pPr>
              <w:spacing w:line="240" w:lineRule="auto"/>
              <w:rPr>
                <w:lang w:val="vi-VN"/>
              </w:rPr>
            </w:pPr>
            <w:r w:rsidRPr="003529E9">
              <w:rPr>
                <w:color w:val="000000"/>
                <w:sz w:val="26"/>
                <w:szCs w:val="26"/>
                <w:lang w:val="vi-VN"/>
              </w:rPr>
              <w:t xml:space="preserve">Bấm chọn  </w:t>
            </w:r>
            <w:r w:rsidRPr="003529E9">
              <w:rPr>
                <w:noProof/>
                <w:color w:val="000000"/>
                <w:sz w:val="26"/>
                <w:szCs w:val="26"/>
                <w:bdr w:val="none" w:sz="0" w:space="0" w:color="auto" w:frame="1"/>
                <w:lang w:val="vi-VN"/>
              </w:rPr>
              <w:drawing>
                <wp:inline distT="0" distB="0" distL="0" distR="0" wp14:anchorId="541A6402" wp14:editId="2668518A">
                  <wp:extent cx="225425" cy="198120"/>
                  <wp:effectExtent l="0" t="0" r="3175" b="0"/>
                  <wp:docPr id="265" name="Picture 265"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ape, icon, arr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425" cy="198120"/>
                          </a:xfrm>
                          <a:prstGeom prst="rect">
                            <a:avLst/>
                          </a:prstGeom>
                          <a:noFill/>
                          <a:ln>
                            <a:noFill/>
                          </a:ln>
                        </pic:spPr>
                      </pic:pic>
                    </a:graphicData>
                  </a:graphic>
                </wp:inline>
              </w:drawing>
            </w:r>
            <w:r w:rsidRPr="003529E9">
              <w:rPr>
                <w:color w:val="000000"/>
                <w:sz w:val="26"/>
                <w:szCs w:val="26"/>
                <w:lang w:val="vi-VN"/>
              </w:rPr>
              <w:t xml:space="preserve"> ở màn hình Other</w:t>
            </w:r>
          </w:p>
        </w:tc>
      </w:tr>
      <w:tr w:rsidR="003529E9" w:rsidRPr="003529E9" w14:paraId="67F90063"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F5AEB2"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3B8F65" w14:textId="77777777" w:rsidR="003529E9" w:rsidRPr="003529E9" w:rsidRDefault="003529E9" w:rsidP="003529E9">
            <w:pPr>
              <w:spacing w:line="240" w:lineRule="auto"/>
              <w:rPr>
                <w:lang w:val="vi-VN"/>
              </w:rPr>
            </w:pPr>
            <w:r w:rsidRPr="003529E9">
              <w:rPr>
                <w:color w:val="000000"/>
                <w:sz w:val="26"/>
                <w:szCs w:val="26"/>
                <w:lang w:val="vi-VN"/>
              </w:rPr>
              <w:t>Người dùng đã đăng nhập</w:t>
            </w:r>
          </w:p>
        </w:tc>
      </w:tr>
      <w:tr w:rsidR="003529E9" w:rsidRPr="003529E9" w14:paraId="0C56A6E2"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90C8FB"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B180F" w14:textId="77777777" w:rsidR="003529E9" w:rsidRPr="003529E9" w:rsidRDefault="003529E9" w:rsidP="003529E9">
            <w:pPr>
              <w:spacing w:line="240" w:lineRule="auto"/>
              <w:rPr>
                <w:lang w:val="vi-VN"/>
              </w:rPr>
            </w:pPr>
            <w:r w:rsidRPr="003529E9">
              <w:rPr>
                <w:color w:val="000000"/>
                <w:sz w:val="26"/>
                <w:szCs w:val="26"/>
                <w:lang w:val="vi-VN"/>
              </w:rPr>
              <w:t>Thay đổi ảnh đại diện</w:t>
            </w:r>
          </w:p>
        </w:tc>
      </w:tr>
      <w:tr w:rsidR="003529E9" w:rsidRPr="003529E9" w14:paraId="389DB35F" w14:textId="77777777" w:rsidTr="003529E9">
        <w:trPr>
          <w:trHeight w:val="26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CDEC0" w14:textId="77777777" w:rsidR="003529E9" w:rsidRPr="003529E9" w:rsidRDefault="003529E9" w:rsidP="003529E9">
            <w:pPr>
              <w:spacing w:line="240" w:lineRule="auto"/>
              <w:rPr>
                <w:lang w:val="vi-VN"/>
              </w:rPr>
            </w:pPr>
            <w:r w:rsidRPr="003529E9">
              <w:rPr>
                <w:color w:val="000000"/>
                <w:sz w:val="26"/>
                <w:szCs w:val="26"/>
                <w:lang w:val="vi-VN"/>
              </w:rPr>
              <w:lastRenderedPageBreak/>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A63DC" w14:textId="77777777" w:rsidR="003529E9" w:rsidRPr="003529E9" w:rsidRDefault="003529E9" w:rsidP="00F81291">
            <w:pPr>
              <w:numPr>
                <w:ilvl w:val="0"/>
                <w:numId w:val="28"/>
              </w:numPr>
              <w:spacing w:after="0" w:line="240" w:lineRule="auto"/>
              <w:textAlignment w:val="baseline"/>
              <w:rPr>
                <w:color w:val="000000"/>
                <w:sz w:val="26"/>
                <w:szCs w:val="26"/>
                <w:lang w:val="vi-VN"/>
              </w:rPr>
            </w:pPr>
            <w:r w:rsidRPr="003529E9">
              <w:rPr>
                <w:color w:val="000000"/>
                <w:sz w:val="26"/>
                <w:szCs w:val="26"/>
                <w:lang w:val="vi-VN"/>
              </w:rPr>
              <w:t>Người dùng chọn icon ở màn hình Other</w:t>
            </w:r>
          </w:p>
          <w:p w14:paraId="14A5CF5C" w14:textId="77777777" w:rsidR="003529E9" w:rsidRPr="003529E9" w:rsidRDefault="003529E9" w:rsidP="00F81291">
            <w:pPr>
              <w:numPr>
                <w:ilvl w:val="0"/>
                <w:numId w:val="28"/>
              </w:numPr>
              <w:spacing w:after="0" w:line="240" w:lineRule="auto"/>
              <w:textAlignment w:val="baseline"/>
              <w:rPr>
                <w:color w:val="000000"/>
                <w:sz w:val="26"/>
                <w:szCs w:val="26"/>
                <w:lang w:val="vi-VN"/>
              </w:rPr>
            </w:pPr>
            <w:r w:rsidRPr="003529E9">
              <w:rPr>
                <w:color w:val="000000"/>
                <w:sz w:val="26"/>
                <w:szCs w:val="26"/>
                <w:lang w:val="vi-VN"/>
              </w:rPr>
              <w:t>Người dùng chọn ảnh để thay đổi</w:t>
            </w:r>
          </w:p>
          <w:p w14:paraId="3810A722" w14:textId="77777777" w:rsidR="003529E9" w:rsidRPr="003529E9" w:rsidRDefault="003529E9" w:rsidP="00F81291">
            <w:pPr>
              <w:numPr>
                <w:ilvl w:val="0"/>
                <w:numId w:val="28"/>
              </w:numPr>
              <w:spacing w:after="0" w:line="240" w:lineRule="auto"/>
              <w:textAlignment w:val="baseline"/>
              <w:rPr>
                <w:color w:val="000000"/>
                <w:sz w:val="26"/>
                <w:szCs w:val="26"/>
                <w:lang w:val="vi-VN"/>
              </w:rPr>
            </w:pPr>
            <w:r w:rsidRPr="003529E9">
              <w:rPr>
                <w:color w:val="000000"/>
                <w:sz w:val="26"/>
                <w:szCs w:val="26"/>
                <w:lang w:val="vi-VN"/>
              </w:rPr>
              <w:t>Hệ thống hiện thông báo hỏi người dùng có xác nhận thay đổi ảnh đại diện không</w:t>
            </w:r>
          </w:p>
          <w:p w14:paraId="71E88B5B" w14:textId="77777777" w:rsidR="003529E9" w:rsidRPr="003529E9" w:rsidRDefault="003529E9" w:rsidP="00F81291">
            <w:pPr>
              <w:numPr>
                <w:ilvl w:val="0"/>
                <w:numId w:val="28"/>
              </w:numPr>
              <w:spacing w:after="0" w:line="240" w:lineRule="auto"/>
              <w:textAlignment w:val="baseline"/>
              <w:rPr>
                <w:color w:val="000000"/>
                <w:sz w:val="26"/>
                <w:szCs w:val="26"/>
                <w:lang w:val="vi-VN"/>
              </w:rPr>
            </w:pPr>
            <w:r w:rsidRPr="003529E9">
              <w:rPr>
                <w:color w:val="000000"/>
                <w:sz w:val="26"/>
                <w:szCs w:val="26"/>
                <w:lang w:val="vi-VN"/>
              </w:rPr>
              <w:t>Người dùng chọn Yes</w:t>
            </w:r>
          </w:p>
          <w:p w14:paraId="01371142" w14:textId="77777777" w:rsidR="003529E9" w:rsidRPr="003529E9" w:rsidRDefault="003529E9" w:rsidP="00F81291">
            <w:pPr>
              <w:numPr>
                <w:ilvl w:val="0"/>
                <w:numId w:val="28"/>
              </w:numPr>
              <w:spacing w:line="240" w:lineRule="auto"/>
              <w:textAlignment w:val="baseline"/>
              <w:rPr>
                <w:color w:val="000000"/>
                <w:sz w:val="26"/>
                <w:szCs w:val="26"/>
                <w:lang w:val="vi-VN"/>
              </w:rPr>
            </w:pPr>
            <w:r w:rsidRPr="003529E9">
              <w:rPr>
                <w:color w:val="000000"/>
                <w:sz w:val="26"/>
                <w:szCs w:val="26"/>
                <w:lang w:val="vi-VN"/>
              </w:rPr>
              <w:t>Hệ thống lưu ảnh cho tài khoản hiện tại và thay đổi ảnh đại diện của người dùng</w:t>
            </w:r>
          </w:p>
        </w:tc>
      </w:tr>
      <w:tr w:rsidR="003529E9" w:rsidRPr="003529E9" w14:paraId="7C81D68A" w14:textId="77777777" w:rsidTr="003529E9">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F7054E" w14:textId="77777777" w:rsidR="003529E9" w:rsidRPr="003529E9" w:rsidRDefault="003529E9" w:rsidP="003529E9">
            <w:pPr>
              <w:spacing w:line="240" w:lineRule="auto"/>
              <w:rPr>
                <w:lang w:val="vi-VN"/>
              </w:rPr>
            </w:pPr>
            <w:r w:rsidRPr="003529E9">
              <w:rPr>
                <w:color w:val="000000"/>
                <w:sz w:val="26"/>
                <w:szCs w:val="26"/>
                <w:lang w:val="vi-VN"/>
              </w:rPr>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932C58" w14:textId="77777777" w:rsidR="003529E9" w:rsidRPr="003529E9" w:rsidRDefault="003529E9" w:rsidP="003529E9">
            <w:pPr>
              <w:spacing w:after="0" w:line="240" w:lineRule="auto"/>
              <w:rPr>
                <w:lang w:val="vi-VN"/>
              </w:rPr>
            </w:pPr>
            <w:r w:rsidRPr="003529E9">
              <w:rPr>
                <w:color w:val="000000"/>
                <w:sz w:val="26"/>
                <w:szCs w:val="26"/>
                <w:lang w:val="vi-VN"/>
              </w:rPr>
              <w:t>4.1 Người dùng chọn No</w:t>
            </w:r>
          </w:p>
          <w:p w14:paraId="20190FDA" w14:textId="77777777" w:rsidR="003529E9" w:rsidRPr="003529E9" w:rsidRDefault="003529E9" w:rsidP="00F81291">
            <w:pPr>
              <w:numPr>
                <w:ilvl w:val="0"/>
                <w:numId w:val="29"/>
              </w:numPr>
              <w:spacing w:line="240" w:lineRule="auto"/>
              <w:ind w:left="360"/>
              <w:textAlignment w:val="baseline"/>
              <w:rPr>
                <w:color w:val="000000"/>
                <w:sz w:val="26"/>
                <w:szCs w:val="26"/>
                <w:lang w:val="vi-VN"/>
              </w:rPr>
            </w:pPr>
            <w:r w:rsidRPr="003529E9">
              <w:rPr>
                <w:color w:val="000000"/>
                <w:sz w:val="26"/>
                <w:szCs w:val="26"/>
                <w:lang w:val="vi-VN"/>
              </w:rPr>
              <w:t>Không thay đổi</w:t>
            </w:r>
          </w:p>
        </w:tc>
      </w:tr>
    </w:tbl>
    <w:p w14:paraId="1C105CC1" w14:textId="77777777" w:rsidR="003529E9" w:rsidRPr="003529E9" w:rsidRDefault="003529E9" w:rsidP="003529E9">
      <w:pPr>
        <w:spacing w:after="0" w:line="240" w:lineRule="auto"/>
        <w:rPr>
          <w:lang w:val="vi-VN"/>
        </w:rPr>
      </w:pPr>
      <w:r w:rsidRPr="003529E9">
        <w:rPr>
          <w:lang w:val="vi-VN"/>
        </w:rPr>
        <w:br/>
      </w:r>
    </w:p>
    <w:p w14:paraId="3AC30BE4" w14:textId="77777777" w:rsidR="003529E9" w:rsidRPr="003529E9" w:rsidRDefault="003529E9" w:rsidP="002F0E0E">
      <w:pPr>
        <w:pStyle w:val="ListParagraph"/>
        <w:numPr>
          <w:ilvl w:val="2"/>
          <w:numId w:val="36"/>
        </w:numPr>
        <w:textAlignment w:val="baseline"/>
        <w:outlineLvl w:val="1"/>
        <w:rPr>
          <w:color w:val="000000"/>
          <w:lang w:val="vi-VN"/>
        </w:rPr>
      </w:pPr>
      <w:bookmarkStart w:id="139" w:name="_Toc106013394"/>
      <w:bookmarkStart w:id="140" w:name="_Toc106036754"/>
      <w:r w:rsidRPr="003529E9">
        <w:rPr>
          <w:color w:val="000000"/>
          <w:lang w:val="vi-VN"/>
        </w:rPr>
        <w:t>Thay đổi thông tin người dùng</w:t>
      </w:r>
      <w:bookmarkEnd w:id="139"/>
      <w:bookmarkEnd w:id="140"/>
    </w:p>
    <w:tbl>
      <w:tblPr>
        <w:tblW w:w="0" w:type="auto"/>
        <w:tblCellMar>
          <w:top w:w="15" w:type="dxa"/>
          <w:left w:w="15" w:type="dxa"/>
          <w:bottom w:w="15" w:type="dxa"/>
          <w:right w:w="15" w:type="dxa"/>
        </w:tblCellMar>
        <w:tblLook w:val="04A0" w:firstRow="1" w:lastRow="0" w:firstColumn="1" w:lastColumn="0" w:noHBand="0" w:noVBand="1"/>
      </w:tblPr>
      <w:tblGrid>
        <w:gridCol w:w="3188"/>
        <w:gridCol w:w="6162"/>
      </w:tblGrid>
      <w:tr w:rsidR="003529E9" w:rsidRPr="003529E9" w14:paraId="0BB0AE5D"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ABF102" w14:textId="36F1A659" w:rsidR="003529E9" w:rsidRPr="003529E9" w:rsidRDefault="005236D1" w:rsidP="003529E9">
            <w:pPr>
              <w:spacing w:line="240" w:lineRule="auto"/>
              <w:rPr>
                <w:lang w:val="vi-VN"/>
              </w:rPr>
            </w:pPr>
            <w:r>
              <w:rPr>
                <w:color w:val="000000"/>
                <w:sz w:val="26"/>
                <w:szCs w:val="26"/>
                <w:lang w:val="vi-VN"/>
              </w:rPr>
              <w:t>Use Case</w:t>
            </w:r>
            <w:r w:rsidR="003529E9" w:rsidRPr="003529E9">
              <w:rPr>
                <w:color w:val="000000"/>
                <w:sz w:val="26"/>
                <w:szCs w:val="26"/>
                <w:lang w:val="vi-VN"/>
              </w:rPr>
              <w:t xml:space="preserv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9C8FF" w14:textId="1E6D9483" w:rsidR="003529E9" w:rsidRPr="003529E9" w:rsidRDefault="00FD114C" w:rsidP="003529E9">
            <w:pPr>
              <w:spacing w:line="240" w:lineRule="auto"/>
              <w:rPr>
                <w:lang w:val="vi-VN"/>
              </w:rPr>
            </w:pPr>
            <w:r>
              <w:rPr>
                <w:color w:val="000000"/>
                <w:sz w:val="26"/>
                <w:szCs w:val="26"/>
                <w:lang w:val="vi-VN"/>
              </w:rPr>
              <w:t>UC17</w:t>
            </w:r>
          </w:p>
        </w:tc>
      </w:tr>
      <w:tr w:rsidR="003529E9" w:rsidRPr="003529E9" w14:paraId="280FDA9C" w14:textId="77777777" w:rsidTr="003529E9">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1DE374" w14:textId="77777777" w:rsidR="003529E9" w:rsidRPr="003529E9" w:rsidRDefault="003529E9" w:rsidP="003529E9">
            <w:pPr>
              <w:spacing w:line="240" w:lineRule="auto"/>
              <w:rPr>
                <w:lang w:val="vi-VN"/>
              </w:rPr>
            </w:pPr>
            <w:r w:rsidRPr="003529E9">
              <w:rPr>
                <w:color w:val="000000"/>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B9F6C" w14:textId="77777777" w:rsidR="003529E9" w:rsidRPr="003529E9" w:rsidRDefault="003529E9" w:rsidP="003529E9">
            <w:pPr>
              <w:spacing w:line="240" w:lineRule="auto"/>
              <w:rPr>
                <w:lang w:val="vi-VN"/>
              </w:rPr>
            </w:pPr>
            <w:r w:rsidRPr="003529E9">
              <w:rPr>
                <w:color w:val="000000"/>
                <w:sz w:val="26"/>
                <w:szCs w:val="26"/>
                <w:lang w:val="vi-VN"/>
              </w:rPr>
              <w:t>Thay đổi thông tin</w:t>
            </w:r>
          </w:p>
        </w:tc>
      </w:tr>
      <w:tr w:rsidR="003529E9" w:rsidRPr="003529E9" w14:paraId="0D68D750" w14:textId="77777777" w:rsidTr="003529E9">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426D7D" w14:textId="77777777" w:rsidR="003529E9" w:rsidRPr="003529E9" w:rsidRDefault="003529E9" w:rsidP="003529E9">
            <w:pPr>
              <w:spacing w:line="240" w:lineRule="auto"/>
              <w:rPr>
                <w:lang w:val="vi-VN"/>
              </w:rPr>
            </w:pPr>
            <w:r w:rsidRPr="003529E9">
              <w:rPr>
                <w:color w:val="000000"/>
                <w:sz w:val="26"/>
                <w:szCs w:val="26"/>
                <w:lang w:val="vi-VN"/>
              </w:rPr>
              <w:t>Mô tả 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6F0D95" w14:textId="77777777" w:rsidR="003529E9" w:rsidRPr="003529E9" w:rsidRDefault="003529E9" w:rsidP="003529E9">
            <w:pPr>
              <w:spacing w:line="240" w:lineRule="auto"/>
              <w:rPr>
                <w:lang w:val="vi-VN"/>
              </w:rPr>
            </w:pPr>
            <w:r w:rsidRPr="003529E9">
              <w:rPr>
                <w:color w:val="000000"/>
                <w:sz w:val="26"/>
                <w:szCs w:val="26"/>
                <w:lang w:val="vi-VN"/>
              </w:rPr>
              <w:t>Cho phép người dùng thay đổi thông tin cá nhân</w:t>
            </w:r>
          </w:p>
        </w:tc>
      </w:tr>
      <w:tr w:rsidR="003529E9" w:rsidRPr="003529E9" w14:paraId="19370081" w14:textId="77777777" w:rsidTr="003529E9">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18DBCD" w14:textId="77777777" w:rsidR="003529E9" w:rsidRPr="003529E9" w:rsidRDefault="003529E9" w:rsidP="003529E9">
            <w:pPr>
              <w:spacing w:line="240" w:lineRule="auto"/>
              <w:rPr>
                <w:lang w:val="vi-VN"/>
              </w:rPr>
            </w:pPr>
            <w:r w:rsidRPr="003529E9">
              <w:rPr>
                <w:color w:val="000000"/>
                <w:sz w:val="26"/>
                <w:szCs w:val="26"/>
                <w:lang w:val="vi-VN"/>
              </w:rPr>
              <w:t>Người thực hiện (Actors)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B502BD" w14:textId="77777777" w:rsidR="003529E9" w:rsidRPr="003529E9" w:rsidRDefault="003529E9" w:rsidP="003529E9">
            <w:pPr>
              <w:spacing w:line="240" w:lineRule="auto"/>
              <w:rPr>
                <w:lang w:val="vi-VN"/>
              </w:rPr>
            </w:pPr>
            <w:r w:rsidRPr="003529E9">
              <w:rPr>
                <w:color w:val="000000"/>
                <w:sz w:val="26"/>
                <w:szCs w:val="26"/>
                <w:lang w:val="vi-VN"/>
              </w:rPr>
              <w:t>Người dùng (User)</w:t>
            </w:r>
          </w:p>
        </w:tc>
      </w:tr>
      <w:tr w:rsidR="003529E9" w:rsidRPr="003529E9" w14:paraId="08D14665" w14:textId="77777777" w:rsidTr="003529E9">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1B0171" w14:textId="77777777" w:rsidR="003529E9" w:rsidRPr="003529E9" w:rsidRDefault="003529E9" w:rsidP="003529E9">
            <w:pPr>
              <w:spacing w:line="240" w:lineRule="auto"/>
              <w:rPr>
                <w:lang w:val="vi-VN"/>
              </w:rPr>
            </w:pPr>
            <w:r w:rsidRPr="003529E9">
              <w:rPr>
                <w:color w:val="000000"/>
                <w:sz w:val="26"/>
                <w:szCs w:val="26"/>
                <w:lang w:val="vi-VN"/>
              </w:rPr>
              <w:t>Sự kiện 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134F2E" w14:textId="77777777" w:rsidR="003529E9" w:rsidRPr="003529E9" w:rsidRDefault="003529E9" w:rsidP="003529E9">
            <w:pPr>
              <w:spacing w:line="240" w:lineRule="auto"/>
              <w:rPr>
                <w:lang w:val="vi-VN"/>
              </w:rPr>
            </w:pPr>
            <w:r w:rsidRPr="003529E9">
              <w:rPr>
                <w:color w:val="000000"/>
                <w:sz w:val="26"/>
                <w:szCs w:val="26"/>
                <w:lang w:val="vi-VN"/>
              </w:rPr>
              <w:t>Bấm chọn nút Edit Profile</w:t>
            </w:r>
          </w:p>
        </w:tc>
      </w:tr>
      <w:tr w:rsidR="003529E9" w:rsidRPr="003529E9" w14:paraId="6A7D268F" w14:textId="77777777" w:rsidTr="003529E9">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864A62" w14:textId="77777777" w:rsidR="003529E9" w:rsidRPr="003529E9" w:rsidRDefault="003529E9" w:rsidP="003529E9">
            <w:pPr>
              <w:spacing w:line="240" w:lineRule="auto"/>
              <w:rPr>
                <w:lang w:val="vi-VN"/>
              </w:rPr>
            </w:pPr>
            <w:r w:rsidRPr="003529E9">
              <w:rPr>
                <w:color w:val="000000"/>
                <w:sz w:val="26"/>
                <w:szCs w:val="26"/>
                <w:lang w:val="vi-VN"/>
              </w:rPr>
              <w:t>Điều kiện tiên quyết (Pre-condition)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08C8F" w14:textId="77777777" w:rsidR="003529E9" w:rsidRPr="003529E9" w:rsidRDefault="003529E9" w:rsidP="003529E9">
            <w:pPr>
              <w:spacing w:line="240" w:lineRule="auto"/>
              <w:rPr>
                <w:lang w:val="vi-VN"/>
              </w:rPr>
            </w:pPr>
            <w:r w:rsidRPr="003529E9">
              <w:rPr>
                <w:color w:val="000000"/>
                <w:sz w:val="26"/>
                <w:szCs w:val="26"/>
                <w:lang w:val="vi-VN"/>
              </w:rPr>
              <w:t>Người dùng đã đăng nhập vào ứng dụng</w:t>
            </w:r>
          </w:p>
        </w:tc>
      </w:tr>
      <w:tr w:rsidR="003529E9" w:rsidRPr="003529E9" w14:paraId="201A560D" w14:textId="77777777" w:rsidTr="003529E9">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3D2945" w14:textId="77777777" w:rsidR="003529E9" w:rsidRPr="003529E9" w:rsidRDefault="003529E9" w:rsidP="003529E9">
            <w:pPr>
              <w:spacing w:line="240" w:lineRule="auto"/>
              <w:rPr>
                <w:lang w:val="vi-VN"/>
              </w:rPr>
            </w:pPr>
            <w:r w:rsidRPr="003529E9">
              <w:rPr>
                <w:color w:val="000000"/>
                <w:sz w:val="26"/>
                <w:szCs w:val="26"/>
                <w:lang w:val="vi-VN"/>
              </w:rPr>
              <w:t>Điều kiện kết quả (Post-condition)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65166D" w14:textId="77777777" w:rsidR="003529E9" w:rsidRPr="003529E9" w:rsidRDefault="003529E9" w:rsidP="003529E9">
            <w:pPr>
              <w:spacing w:line="240" w:lineRule="auto"/>
              <w:rPr>
                <w:lang w:val="vi-VN"/>
              </w:rPr>
            </w:pPr>
            <w:r w:rsidRPr="003529E9">
              <w:rPr>
                <w:color w:val="000000"/>
                <w:sz w:val="26"/>
                <w:szCs w:val="26"/>
                <w:lang w:val="vi-VN"/>
              </w:rPr>
              <w:t>Thay đổi thông tin của người dùng</w:t>
            </w:r>
          </w:p>
        </w:tc>
      </w:tr>
      <w:tr w:rsidR="003529E9" w:rsidRPr="003529E9" w14:paraId="21ACA45A" w14:textId="77777777" w:rsidTr="003529E9">
        <w:trPr>
          <w:trHeight w:val="23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3ED57" w14:textId="77777777" w:rsidR="003529E9" w:rsidRPr="003529E9" w:rsidRDefault="003529E9" w:rsidP="003529E9">
            <w:pPr>
              <w:spacing w:line="240" w:lineRule="auto"/>
              <w:rPr>
                <w:lang w:val="vi-VN"/>
              </w:rPr>
            </w:pPr>
            <w:r w:rsidRPr="003529E9">
              <w:rPr>
                <w:color w:val="000000"/>
                <w:sz w:val="26"/>
                <w:szCs w:val="26"/>
                <w:lang w:val="vi-VN"/>
              </w:rPr>
              <w:t>Kịch bản chính (Basic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94FA6B" w14:textId="77777777" w:rsidR="003529E9" w:rsidRPr="003529E9" w:rsidRDefault="003529E9" w:rsidP="00F81291">
            <w:pPr>
              <w:numPr>
                <w:ilvl w:val="0"/>
                <w:numId w:val="30"/>
              </w:numPr>
              <w:spacing w:after="0" w:line="240" w:lineRule="auto"/>
              <w:textAlignment w:val="baseline"/>
              <w:rPr>
                <w:color w:val="000000"/>
                <w:sz w:val="26"/>
                <w:szCs w:val="26"/>
                <w:lang w:val="vi-VN"/>
              </w:rPr>
            </w:pPr>
            <w:r w:rsidRPr="003529E9">
              <w:rPr>
                <w:color w:val="000000"/>
                <w:sz w:val="26"/>
                <w:szCs w:val="26"/>
                <w:lang w:val="vi-VN"/>
              </w:rPr>
              <w:t>Người dùng bấm chọn nút EditProfile</w:t>
            </w:r>
          </w:p>
          <w:p w14:paraId="0757D695" w14:textId="77777777" w:rsidR="003529E9" w:rsidRPr="003529E9" w:rsidRDefault="003529E9" w:rsidP="00F81291">
            <w:pPr>
              <w:numPr>
                <w:ilvl w:val="0"/>
                <w:numId w:val="30"/>
              </w:numPr>
              <w:spacing w:after="0" w:line="240" w:lineRule="auto"/>
              <w:textAlignment w:val="baseline"/>
              <w:rPr>
                <w:color w:val="000000"/>
                <w:sz w:val="26"/>
                <w:szCs w:val="26"/>
                <w:lang w:val="vi-VN"/>
              </w:rPr>
            </w:pPr>
            <w:r w:rsidRPr="003529E9">
              <w:rPr>
                <w:color w:val="000000"/>
                <w:sz w:val="26"/>
                <w:szCs w:val="26"/>
                <w:lang w:val="vi-VN"/>
              </w:rPr>
              <w:t>Hệ thống hiện màn hình thông tin user</w:t>
            </w:r>
          </w:p>
          <w:p w14:paraId="4FCFC168" w14:textId="77777777" w:rsidR="003529E9" w:rsidRPr="003529E9" w:rsidRDefault="003529E9" w:rsidP="00F81291">
            <w:pPr>
              <w:numPr>
                <w:ilvl w:val="0"/>
                <w:numId w:val="30"/>
              </w:numPr>
              <w:spacing w:after="0" w:line="240" w:lineRule="auto"/>
              <w:textAlignment w:val="baseline"/>
              <w:rPr>
                <w:color w:val="000000"/>
                <w:sz w:val="26"/>
                <w:szCs w:val="26"/>
                <w:lang w:val="vi-VN"/>
              </w:rPr>
            </w:pPr>
            <w:r w:rsidRPr="003529E9">
              <w:rPr>
                <w:color w:val="000000"/>
                <w:sz w:val="26"/>
                <w:szCs w:val="26"/>
                <w:lang w:val="vi-VN"/>
              </w:rPr>
              <w:t>Thay đổi các thông tin cần thay đổi</w:t>
            </w:r>
          </w:p>
          <w:p w14:paraId="703BA438" w14:textId="77777777" w:rsidR="003529E9" w:rsidRPr="003529E9" w:rsidRDefault="003529E9" w:rsidP="00F81291">
            <w:pPr>
              <w:numPr>
                <w:ilvl w:val="0"/>
                <w:numId w:val="30"/>
              </w:numPr>
              <w:spacing w:after="0" w:line="240" w:lineRule="auto"/>
              <w:textAlignment w:val="baseline"/>
              <w:rPr>
                <w:color w:val="000000"/>
                <w:sz w:val="26"/>
                <w:szCs w:val="26"/>
                <w:lang w:val="vi-VN"/>
              </w:rPr>
            </w:pPr>
            <w:r w:rsidRPr="003529E9">
              <w:rPr>
                <w:color w:val="000000"/>
                <w:sz w:val="26"/>
                <w:szCs w:val="26"/>
                <w:lang w:val="vi-VN"/>
              </w:rPr>
              <w:t>Hệ thống kiểm tra tính hợp lệ của các thông tin đã nhập và bấm Save</w:t>
            </w:r>
          </w:p>
          <w:p w14:paraId="3B17F8B2" w14:textId="77777777" w:rsidR="003529E9" w:rsidRPr="003529E9" w:rsidRDefault="003529E9" w:rsidP="00F81291">
            <w:pPr>
              <w:numPr>
                <w:ilvl w:val="0"/>
                <w:numId w:val="30"/>
              </w:numPr>
              <w:spacing w:line="240" w:lineRule="auto"/>
              <w:textAlignment w:val="baseline"/>
              <w:rPr>
                <w:color w:val="000000"/>
                <w:sz w:val="26"/>
                <w:szCs w:val="26"/>
                <w:lang w:val="vi-VN"/>
              </w:rPr>
            </w:pPr>
            <w:r w:rsidRPr="003529E9">
              <w:rPr>
                <w:color w:val="000000"/>
                <w:sz w:val="26"/>
                <w:szCs w:val="26"/>
                <w:lang w:val="vi-VN"/>
              </w:rPr>
              <w:t>Hệ thống lưu lại thông tin người dùng và chuyển về màn hình Other</w:t>
            </w:r>
          </w:p>
        </w:tc>
      </w:tr>
      <w:tr w:rsidR="003529E9" w:rsidRPr="003529E9" w14:paraId="5F1B2F18" w14:textId="77777777" w:rsidTr="003529E9">
        <w:trPr>
          <w:trHeight w:val="18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29C272" w14:textId="77777777" w:rsidR="003529E9" w:rsidRPr="003529E9" w:rsidRDefault="003529E9" w:rsidP="003529E9">
            <w:pPr>
              <w:spacing w:line="240" w:lineRule="auto"/>
              <w:rPr>
                <w:lang w:val="vi-VN"/>
              </w:rPr>
            </w:pPr>
            <w:r w:rsidRPr="003529E9">
              <w:rPr>
                <w:color w:val="000000"/>
                <w:sz w:val="26"/>
                <w:szCs w:val="26"/>
                <w:lang w:val="vi-VN"/>
              </w:rPr>
              <w:lastRenderedPageBreak/>
              <w:t>Kịch bản thay thế (Alternative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1580A2" w14:textId="77777777" w:rsidR="003529E9" w:rsidRPr="003529E9" w:rsidRDefault="003529E9" w:rsidP="003529E9">
            <w:pPr>
              <w:spacing w:after="0" w:line="240" w:lineRule="auto"/>
              <w:rPr>
                <w:lang w:val="vi-VN"/>
              </w:rPr>
            </w:pPr>
            <w:r w:rsidRPr="003529E9">
              <w:rPr>
                <w:color w:val="000000"/>
                <w:sz w:val="26"/>
                <w:szCs w:val="26"/>
                <w:lang w:val="vi-VN"/>
              </w:rPr>
              <w:t>4a.1 Các thông tin nhập chưa hợp lệ</w:t>
            </w:r>
          </w:p>
          <w:p w14:paraId="0BF48C04" w14:textId="77777777" w:rsidR="003529E9" w:rsidRPr="003529E9" w:rsidRDefault="003529E9" w:rsidP="003529E9">
            <w:pPr>
              <w:spacing w:after="0" w:line="240" w:lineRule="auto"/>
              <w:rPr>
                <w:lang w:val="vi-VN"/>
              </w:rPr>
            </w:pPr>
            <w:r w:rsidRPr="003529E9">
              <w:rPr>
                <w:color w:val="000000"/>
                <w:sz w:val="26"/>
                <w:szCs w:val="26"/>
                <w:lang w:val="vi-VN"/>
              </w:rPr>
              <w:t>4a.2 Hệ thống thông báo thông tin chưa hợp lệ và yêu cầu nhập lại</w:t>
            </w:r>
          </w:p>
          <w:p w14:paraId="3FAC1BAB" w14:textId="77777777" w:rsidR="003529E9" w:rsidRPr="003529E9" w:rsidRDefault="003529E9" w:rsidP="003529E9">
            <w:pPr>
              <w:spacing w:after="0" w:line="240" w:lineRule="auto"/>
              <w:rPr>
                <w:lang w:val="vi-VN"/>
              </w:rPr>
            </w:pPr>
            <w:r w:rsidRPr="003529E9">
              <w:rPr>
                <w:color w:val="000000"/>
                <w:sz w:val="26"/>
                <w:szCs w:val="26"/>
                <w:lang w:val="vi-VN"/>
              </w:rPr>
              <w:t>4b.1 Người dùng chọn cancel</w:t>
            </w:r>
          </w:p>
          <w:p w14:paraId="48AE3B06" w14:textId="77777777" w:rsidR="003529E9" w:rsidRPr="003529E9" w:rsidRDefault="003529E9" w:rsidP="003529E9">
            <w:pPr>
              <w:spacing w:line="240" w:lineRule="auto"/>
              <w:rPr>
                <w:lang w:val="vi-VN"/>
              </w:rPr>
            </w:pPr>
            <w:r w:rsidRPr="003529E9">
              <w:rPr>
                <w:color w:val="000000"/>
                <w:sz w:val="26"/>
                <w:szCs w:val="26"/>
                <w:lang w:val="vi-VN"/>
              </w:rPr>
              <w:t>4b.2 Quay lại màn hình Other</w:t>
            </w:r>
          </w:p>
        </w:tc>
      </w:tr>
    </w:tbl>
    <w:p w14:paraId="1196CF39" w14:textId="30EA845C" w:rsidR="00AF244A" w:rsidRDefault="00AF244A">
      <w:pPr>
        <w:rPr>
          <w:b/>
          <w:sz w:val="32"/>
          <w:szCs w:val="32"/>
        </w:rPr>
      </w:pPr>
    </w:p>
    <w:p w14:paraId="3C90E60C" w14:textId="77777777" w:rsidR="003529E9" w:rsidRDefault="003529E9">
      <w:pPr>
        <w:rPr>
          <w:b/>
          <w:sz w:val="32"/>
          <w:szCs w:val="32"/>
        </w:rPr>
      </w:pPr>
      <w:r>
        <w:rPr>
          <w:sz w:val="32"/>
          <w:szCs w:val="32"/>
        </w:rPr>
        <w:br w:type="page"/>
      </w:r>
    </w:p>
    <w:p w14:paraId="0E565ADF" w14:textId="19D75C15" w:rsidR="00F84468" w:rsidRDefault="00405EDD" w:rsidP="00F84468">
      <w:pPr>
        <w:pStyle w:val="Heading1"/>
        <w:rPr>
          <w:sz w:val="32"/>
          <w:szCs w:val="32"/>
        </w:rPr>
      </w:pPr>
      <w:bookmarkStart w:id="141" w:name="_Toc106013395"/>
      <w:bookmarkStart w:id="142" w:name="_Toc106036755"/>
      <w:r w:rsidRPr="00AF244A">
        <w:rPr>
          <w:sz w:val="32"/>
          <w:szCs w:val="32"/>
        </w:rPr>
        <w:lastRenderedPageBreak/>
        <w:t xml:space="preserve">Chương </w:t>
      </w:r>
      <w:r w:rsidR="00F84468">
        <w:rPr>
          <w:sz w:val="32"/>
          <w:szCs w:val="32"/>
        </w:rPr>
        <w:t>5</w:t>
      </w:r>
      <w:r w:rsidRPr="00AF244A">
        <w:rPr>
          <w:sz w:val="32"/>
          <w:szCs w:val="32"/>
        </w:rPr>
        <w:t xml:space="preserve">: </w:t>
      </w:r>
      <w:r w:rsidR="00BE1E59" w:rsidRPr="00AF244A">
        <w:rPr>
          <w:sz w:val="32"/>
          <w:szCs w:val="32"/>
        </w:rPr>
        <w:t>THIẾT KẾ DỮ LIỆU</w:t>
      </w:r>
      <w:bookmarkEnd w:id="141"/>
      <w:bookmarkEnd w:id="142"/>
    </w:p>
    <w:p w14:paraId="6C93E16A" w14:textId="3A605C0D" w:rsidR="00405EDD" w:rsidRPr="00343CCE" w:rsidRDefault="00F84468" w:rsidP="00F84468">
      <w:pPr>
        <w:pStyle w:val="Heading1"/>
        <w:jc w:val="left"/>
      </w:pPr>
      <w:bookmarkStart w:id="143" w:name="_Toc106013396"/>
      <w:bookmarkStart w:id="144" w:name="_Toc106036756"/>
      <w:r w:rsidRPr="00343CCE">
        <w:t>5</w:t>
      </w:r>
      <w:r w:rsidRPr="00343CCE">
        <w:rPr>
          <w:lang w:val="vi-VN"/>
        </w:rPr>
        <w:t xml:space="preserve">.1. </w:t>
      </w:r>
      <w:r w:rsidR="00405EDD" w:rsidRPr="00343CCE">
        <w:t>Khảo sát hiện trạng</w:t>
      </w:r>
      <w:bookmarkEnd w:id="143"/>
      <w:bookmarkEnd w:id="144"/>
    </w:p>
    <w:p w14:paraId="003B850A" w14:textId="77777777" w:rsidR="00405EDD" w:rsidRPr="00ED251C" w:rsidRDefault="00405EDD" w:rsidP="00F81291">
      <w:pPr>
        <w:pStyle w:val="ListParagraph"/>
        <w:numPr>
          <w:ilvl w:val="0"/>
          <w:numId w:val="3"/>
        </w:numPr>
        <w:spacing w:after="160" w:line="259" w:lineRule="auto"/>
        <w:jc w:val="left"/>
      </w:pPr>
      <w:r w:rsidRPr="00ED251C">
        <w:t>Ứng dụng nghe nhạc có bài hát. Mỗi bài hát có mỗi mã số và tên gọi để phân biệt</w:t>
      </w:r>
    </w:p>
    <w:p w14:paraId="066B88E8" w14:textId="77777777" w:rsidR="00405EDD" w:rsidRPr="00ED251C" w:rsidRDefault="00405EDD" w:rsidP="00F81291">
      <w:pPr>
        <w:pStyle w:val="ListParagraph"/>
        <w:numPr>
          <w:ilvl w:val="0"/>
          <w:numId w:val="3"/>
        </w:numPr>
        <w:spacing w:after="160" w:line="259" w:lineRule="auto"/>
        <w:jc w:val="left"/>
      </w:pPr>
      <w:r w:rsidRPr="00ED251C">
        <w:t>Mỗi bài hát mô tả chi tiết tên bài hát, tên ca sĩ, thể loại, và link bài hát</w:t>
      </w:r>
    </w:p>
    <w:p w14:paraId="666FEF91" w14:textId="200867E0" w:rsidR="00405EDD" w:rsidRPr="00ED251C" w:rsidRDefault="00405EDD" w:rsidP="00F81291">
      <w:pPr>
        <w:pStyle w:val="ListParagraph"/>
        <w:numPr>
          <w:ilvl w:val="0"/>
          <w:numId w:val="3"/>
        </w:numPr>
        <w:spacing w:after="160" w:line="259" w:lineRule="auto"/>
        <w:jc w:val="left"/>
      </w:pPr>
      <w:r w:rsidRPr="00ED251C">
        <w:t>Ứng dụng cũng có quản lý các tài khoản riêng mỗi tài khoản bao gồm thông tin cá nhân như hình ảnh, tên, tuổi…</w:t>
      </w:r>
    </w:p>
    <w:p w14:paraId="7DCC1A59" w14:textId="51C30A22" w:rsidR="00405EDD" w:rsidRPr="00ED251C" w:rsidRDefault="00405EDD" w:rsidP="002F0E0E">
      <w:pPr>
        <w:pStyle w:val="ListParagraph"/>
        <w:numPr>
          <w:ilvl w:val="0"/>
          <w:numId w:val="3"/>
        </w:numPr>
        <w:spacing w:after="160"/>
        <w:jc w:val="left"/>
      </w:pPr>
      <w:r w:rsidRPr="00ED251C">
        <w:t>Mỗi ứng dụng cũng có chức năng và quyền hạn riêng để tương tác với ứng dụng</w:t>
      </w:r>
    </w:p>
    <w:p w14:paraId="1A1BBE59" w14:textId="77777777" w:rsidR="00405EDD" w:rsidRPr="00343CCE" w:rsidRDefault="00343CCE" w:rsidP="00F81291">
      <w:pPr>
        <w:pStyle w:val="ListParagraph"/>
        <w:numPr>
          <w:ilvl w:val="1"/>
          <w:numId w:val="42"/>
        </w:numPr>
        <w:outlineLvl w:val="1"/>
        <w:rPr>
          <w:b/>
        </w:rPr>
      </w:pPr>
      <w:bookmarkStart w:id="145" w:name="_Toc106013397"/>
      <w:bookmarkStart w:id="146" w:name="_Toc106036757"/>
      <w:r w:rsidRPr="00343CCE">
        <w:rPr>
          <w:b/>
        </w:rPr>
        <w:t>Mô tả tân từ</w:t>
      </w:r>
      <w:bookmarkEnd w:id="145"/>
      <w:bookmarkEnd w:id="146"/>
    </w:p>
    <w:p w14:paraId="3562131B" w14:textId="77777777" w:rsidR="00405EDD" w:rsidRPr="00ED251C" w:rsidRDefault="00405EDD" w:rsidP="00F81291">
      <w:pPr>
        <w:pStyle w:val="ListParagraph"/>
        <w:numPr>
          <w:ilvl w:val="0"/>
          <w:numId w:val="3"/>
        </w:numPr>
        <w:spacing w:after="160" w:line="259" w:lineRule="auto"/>
        <w:jc w:val="left"/>
      </w:pPr>
      <w:r w:rsidRPr="00ED251C">
        <w:t>Mỗi tài khoản có một mã duy nhất để phân biệt. Mỗi mã tài khoản xác định tất cả các thuộc tính còn lại của tài khoản đó, bao gồm: Tên đăng nhập, mật khẩu, tên hiển thị và loại tài khoản. Mỗi tài khoản liên kết với một khách hàng</w:t>
      </w:r>
    </w:p>
    <w:p w14:paraId="0E83C42F" w14:textId="77777777" w:rsidR="00405EDD" w:rsidRPr="00ED251C" w:rsidRDefault="00405EDD" w:rsidP="00F81291">
      <w:pPr>
        <w:pStyle w:val="ListParagraph"/>
        <w:numPr>
          <w:ilvl w:val="0"/>
          <w:numId w:val="3"/>
        </w:numPr>
        <w:spacing w:after="160" w:line="259" w:lineRule="auto"/>
        <w:jc w:val="left"/>
      </w:pPr>
      <w:r w:rsidRPr="00ED251C">
        <w:t>Mỗi khách hàng có một mã khách hàng để phân biệt.Mỗi mã khách hàng xác định tất cả các thuộc tính còn lại của khách hàng đó, bao gồm: Tên khách hàng, số điện thoại, email, giới tính, ngày sinh, ảnh đại diện</w:t>
      </w:r>
    </w:p>
    <w:p w14:paraId="7009FC96" w14:textId="358E683F" w:rsidR="00405EDD" w:rsidRPr="00ED251C" w:rsidRDefault="00405EDD" w:rsidP="00F81291">
      <w:pPr>
        <w:pStyle w:val="ListParagraph"/>
        <w:numPr>
          <w:ilvl w:val="0"/>
          <w:numId w:val="3"/>
        </w:numPr>
        <w:tabs>
          <w:tab w:val="center" w:pos="6480"/>
          <w:tab w:val="right" w:leader="dot" w:pos="8788"/>
        </w:tabs>
        <w:spacing w:line="276" w:lineRule="auto"/>
      </w:pPr>
      <w:r w:rsidRPr="00ED251C">
        <w:t xml:space="preserve">Mỗi thể loại bài hát đều có mã số </w:t>
      </w:r>
      <w:r w:rsidR="005236D1">
        <w:t>để</w:t>
      </w:r>
      <w:r w:rsidRPr="00ED251C">
        <w:t xml:space="preserve"> phân biệt.Mỗi mã thể loại bài hát cho ta biết được bài hát đó thuộc loại gì. Một bài hát có thể thuộc nhiều thể loại khác nhau.</w:t>
      </w:r>
    </w:p>
    <w:p w14:paraId="4A2C0B91" w14:textId="0A286BFC" w:rsidR="00405EDD" w:rsidRPr="00ED251C" w:rsidRDefault="00405EDD" w:rsidP="00F81291">
      <w:pPr>
        <w:pStyle w:val="ListParagraph"/>
        <w:numPr>
          <w:ilvl w:val="0"/>
          <w:numId w:val="3"/>
        </w:numPr>
        <w:tabs>
          <w:tab w:val="center" w:pos="6480"/>
          <w:tab w:val="right" w:leader="dot" w:pos="8788"/>
        </w:tabs>
        <w:spacing w:line="276" w:lineRule="auto"/>
      </w:pPr>
      <w:r w:rsidRPr="00ED251C">
        <w:t xml:space="preserve">Một ca sĩ có một ID duy nhất để phân biệt. Mỗi ID ca sĩ xác định tất cả các thuộc tính con lại của ca sĩ đó, bao gồm. Thông tin ca sĩ, tên ca sĩ, ảnh đại diện... Một </w:t>
      </w:r>
      <w:r w:rsidR="005236D1">
        <w:t>ca</w:t>
      </w:r>
      <w:r w:rsidRPr="00ED251C">
        <w:t xml:space="preserve"> sĩ có thể chứa một hay nhiều bài hát</w:t>
      </w:r>
    </w:p>
    <w:p w14:paraId="16C483EF" w14:textId="77777777" w:rsidR="00405EDD" w:rsidRPr="00ED251C" w:rsidRDefault="00405EDD" w:rsidP="00F81291">
      <w:pPr>
        <w:pStyle w:val="ListParagraph"/>
        <w:numPr>
          <w:ilvl w:val="0"/>
          <w:numId w:val="3"/>
        </w:numPr>
        <w:tabs>
          <w:tab w:val="center" w:pos="6480"/>
          <w:tab w:val="right" w:leader="dot" w:pos="8788"/>
        </w:tabs>
        <w:spacing w:line="276" w:lineRule="auto"/>
      </w:pPr>
      <w:r w:rsidRPr="00ED251C">
        <w:t>Một bài hát có một ID bài hát duy nhất để phân biệt. Mỗi ID bài hát xác định tất cả các thuộc tính còn lại của bài hát đó, bao gồm: Tên bài hát, link ảnh, link nhạc, ID nghệ sĩ, ID album, ID chủ đề, ID quảng cáo. Một sản phẩm có thể thuộc một hay nhiều hóa đơn tùy theo yêu cầu của người mua hàng.</w:t>
      </w:r>
    </w:p>
    <w:p w14:paraId="0C061B87" w14:textId="36D183AB" w:rsidR="00405EDD" w:rsidRPr="00ED251C" w:rsidRDefault="00405EDD" w:rsidP="00F81291">
      <w:pPr>
        <w:pStyle w:val="ListParagraph"/>
        <w:numPr>
          <w:ilvl w:val="0"/>
          <w:numId w:val="3"/>
        </w:numPr>
        <w:tabs>
          <w:tab w:val="center" w:pos="6480"/>
          <w:tab w:val="right" w:leader="dot" w:pos="8788"/>
        </w:tabs>
        <w:spacing w:line="276" w:lineRule="auto"/>
      </w:pPr>
      <w:r w:rsidRPr="00ED251C">
        <w:t xml:space="preserve">Một quảng cáo có một ID quảng cáo duy nhất để phân biệt. Mỗi ID quảng cáo xác định các thuộc tính còn lại của quảng cáo đó, bao gồm: Tên </w:t>
      </w:r>
      <w:r w:rsidR="00077F15">
        <w:t>quảng cáo</w:t>
      </w:r>
      <w:r w:rsidRPr="00ED251C">
        <w:t>, ID bài hát, nội dung quảng cáo. Một quảng cáo chỉ có quảng cáo một bài hát duy nhất</w:t>
      </w:r>
    </w:p>
    <w:p w14:paraId="615ACA41" w14:textId="77777777" w:rsidR="00405EDD" w:rsidRPr="00ED251C" w:rsidRDefault="00405EDD" w:rsidP="00F81291">
      <w:pPr>
        <w:pStyle w:val="ListParagraph"/>
        <w:numPr>
          <w:ilvl w:val="0"/>
          <w:numId w:val="3"/>
        </w:numPr>
        <w:spacing w:after="160" w:line="259" w:lineRule="auto"/>
        <w:jc w:val="left"/>
      </w:pPr>
      <w:r w:rsidRPr="00ED251C">
        <w:t>Mỗi người dùng có một tài khoản đăng nhập duy nhất để phân biệt. Mỗi tài khoản đăng nhập xác định tất cả các thuộc tính còn lại của người dùng đó, bao gồm: mật khẩu đăng nhập và quyền truy cập hệ thống</w:t>
      </w:r>
    </w:p>
    <w:p w14:paraId="730E1300" w14:textId="77777777" w:rsidR="00405EDD" w:rsidRPr="00343CCE" w:rsidRDefault="00343CCE" w:rsidP="002F0E0E">
      <w:pPr>
        <w:pStyle w:val="ListParagraph"/>
        <w:numPr>
          <w:ilvl w:val="1"/>
          <w:numId w:val="42"/>
        </w:numPr>
        <w:spacing w:before="240"/>
        <w:outlineLvl w:val="1"/>
        <w:rPr>
          <w:b/>
        </w:rPr>
      </w:pPr>
      <w:bookmarkStart w:id="147" w:name="_Toc106013398"/>
      <w:bookmarkStart w:id="148" w:name="_Toc106036758"/>
      <w:r w:rsidRPr="00343CCE">
        <w:rPr>
          <w:b/>
        </w:rPr>
        <w:t>Sơ đồ logic</w:t>
      </w:r>
      <w:bookmarkEnd w:id="147"/>
      <w:bookmarkEnd w:id="148"/>
    </w:p>
    <w:p w14:paraId="7DFBDCB5" w14:textId="77777777" w:rsidR="00405EDD" w:rsidRPr="00ED251C" w:rsidRDefault="00405EDD" w:rsidP="00405EDD">
      <w:pPr>
        <w:rPr>
          <w:sz w:val="26"/>
          <w:szCs w:val="26"/>
        </w:rPr>
      </w:pPr>
      <w:r w:rsidRPr="00ED251C">
        <w:rPr>
          <w:noProof/>
          <w:sz w:val="26"/>
          <w:szCs w:val="26"/>
        </w:rPr>
        <w:lastRenderedPageBreak/>
        <w:drawing>
          <wp:inline distT="0" distB="0" distL="0" distR="0" wp14:anchorId="6E0A6A91" wp14:editId="20A731F1">
            <wp:extent cx="5932805" cy="3167380"/>
            <wp:effectExtent l="0" t="0" r="0" b="0"/>
            <wp:docPr id="262" name="Picture 2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2805" cy="3167380"/>
                    </a:xfrm>
                    <a:prstGeom prst="rect">
                      <a:avLst/>
                    </a:prstGeom>
                    <a:noFill/>
                    <a:ln>
                      <a:noFill/>
                    </a:ln>
                  </pic:spPr>
                </pic:pic>
              </a:graphicData>
            </a:graphic>
          </wp:inline>
        </w:drawing>
      </w:r>
    </w:p>
    <w:p w14:paraId="424F19BE" w14:textId="77777777" w:rsidR="00405EDD" w:rsidRPr="00343CCE" w:rsidRDefault="00343CCE" w:rsidP="00F81291">
      <w:pPr>
        <w:pStyle w:val="ListParagraph"/>
        <w:numPr>
          <w:ilvl w:val="1"/>
          <w:numId w:val="42"/>
        </w:numPr>
        <w:outlineLvl w:val="1"/>
        <w:rPr>
          <w:b/>
        </w:rPr>
      </w:pPr>
      <w:bookmarkStart w:id="149" w:name="_Toc106013399"/>
      <w:bookmarkStart w:id="150" w:name="_Toc106036759"/>
      <w:r w:rsidRPr="00343CCE">
        <w:rPr>
          <w:b/>
        </w:rPr>
        <w:t>Mô tả chi tiết các kiểu dữ liệu</w:t>
      </w:r>
      <w:bookmarkEnd w:id="149"/>
      <w:bookmarkEnd w:id="150"/>
    </w:p>
    <w:p w14:paraId="6F9B6FF4" w14:textId="594C8651" w:rsidR="00405EDD" w:rsidRPr="00ED251C" w:rsidRDefault="00F00387" w:rsidP="00F81291">
      <w:pPr>
        <w:pStyle w:val="ListParagraph"/>
        <w:numPr>
          <w:ilvl w:val="2"/>
          <w:numId w:val="42"/>
        </w:numPr>
        <w:outlineLvl w:val="2"/>
      </w:pPr>
      <w:bookmarkStart w:id="151" w:name="_Toc106013400"/>
      <w:bookmarkStart w:id="152" w:name="_Toc106036760"/>
      <w:r w:rsidRPr="00ED251C">
        <w:t>Bảng bài hát</w:t>
      </w:r>
      <w:bookmarkEnd w:id="151"/>
      <w:bookmarkEnd w:id="152"/>
    </w:p>
    <w:tbl>
      <w:tblPr>
        <w:tblW w:w="0" w:type="auto"/>
        <w:tblLook w:val="04A0" w:firstRow="1" w:lastRow="0" w:firstColumn="1" w:lastColumn="0" w:noHBand="0" w:noVBand="1"/>
      </w:tblPr>
      <w:tblGrid>
        <w:gridCol w:w="708"/>
        <w:gridCol w:w="2268"/>
        <w:gridCol w:w="1418"/>
        <w:gridCol w:w="1984"/>
        <w:gridCol w:w="2976"/>
      </w:tblGrid>
      <w:tr w:rsidR="00405EDD" w:rsidRPr="00ED251C" w14:paraId="62377C3F" w14:textId="77777777" w:rsidTr="00380A01">
        <w:tc>
          <w:tcPr>
            <w:tcW w:w="704" w:type="dxa"/>
            <w:shd w:val="clear" w:color="auto" w:fill="BFBFBF" w:themeFill="background1" w:themeFillShade="BF"/>
          </w:tcPr>
          <w:p w14:paraId="3922CCFE" w14:textId="77777777" w:rsidR="00405EDD" w:rsidRPr="00ED251C" w:rsidRDefault="00405EDD" w:rsidP="00380A01">
            <w:pPr>
              <w:rPr>
                <w:b/>
                <w:bCs/>
                <w:sz w:val="26"/>
                <w:szCs w:val="26"/>
              </w:rPr>
            </w:pPr>
            <w:r w:rsidRPr="00ED251C">
              <w:rPr>
                <w:b/>
                <w:bCs/>
                <w:sz w:val="26"/>
                <w:szCs w:val="26"/>
              </w:rPr>
              <w:t>STT</w:t>
            </w:r>
          </w:p>
        </w:tc>
        <w:tc>
          <w:tcPr>
            <w:tcW w:w="2268" w:type="dxa"/>
            <w:shd w:val="clear" w:color="auto" w:fill="BFBFBF" w:themeFill="background1" w:themeFillShade="BF"/>
          </w:tcPr>
          <w:p w14:paraId="071EEEBD" w14:textId="77777777" w:rsidR="00405EDD" w:rsidRPr="00ED251C" w:rsidRDefault="00405EDD" w:rsidP="00380A01">
            <w:pPr>
              <w:rPr>
                <w:b/>
                <w:bCs/>
                <w:sz w:val="26"/>
                <w:szCs w:val="26"/>
              </w:rPr>
            </w:pPr>
            <w:r w:rsidRPr="00ED251C">
              <w:rPr>
                <w:b/>
                <w:bCs/>
                <w:sz w:val="26"/>
                <w:szCs w:val="26"/>
              </w:rPr>
              <w:t>Tên thuộc tính</w:t>
            </w:r>
          </w:p>
        </w:tc>
        <w:tc>
          <w:tcPr>
            <w:tcW w:w="1418" w:type="dxa"/>
            <w:shd w:val="clear" w:color="auto" w:fill="BFBFBF" w:themeFill="background1" w:themeFillShade="BF"/>
          </w:tcPr>
          <w:p w14:paraId="48B9808E" w14:textId="77777777" w:rsidR="00405EDD" w:rsidRPr="00ED251C" w:rsidRDefault="00405EDD" w:rsidP="00380A01">
            <w:pPr>
              <w:rPr>
                <w:b/>
                <w:bCs/>
                <w:sz w:val="26"/>
                <w:szCs w:val="26"/>
              </w:rPr>
            </w:pPr>
            <w:r w:rsidRPr="00ED251C">
              <w:rPr>
                <w:b/>
                <w:bCs/>
                <w:sz w:val="26"/>
                <w:szCs w:val="26"/>
              </w:rPr>
              <w:t>Kiểu</w:t>
            </w:r>
          </w:p>
        </w:tc>
        <w:tc>
          <w:tcPr>
            <w:tcW w:w="1984" w:type="dxa"/>
            <w:shd w:val="clear" w:color="auto" w:fill="BFBFBF" w:themeFill="background1" w:themeFillShade="BF"/>
          </w:tcPr>
          <w:p w14:paraId="0F85B4C2" w14:textId="77777777" w:rsidR="00405EDD" w:rsidRPr="00ED251C" w:rsidRDefault="00405EDD" w:rsidP="00380A01">
            <w:pPr>
              <w:rPr>
                <w:b/>
                <w:bCs/>
                <w:sz w:val="26"/>
                <w:szCs w:val="26"/>
              </w:rPr>
            </w:pPr>
            <w:r w:rsidRPr="00ED251C">
              <w:rPr>
                <w:b/>
                <w:bCs/>
                <w:sz w:val="26"/>
                <w:szCs w:val="26"/>
              </w:rPr>
              <w:t>Ràng buộc</w:t>
            </w:r>
          </w:p>
        </w:tc>
        <w:tc>
          <w:tcPr>
            <w:tcW w:w="2976" w:type="dxa"/>
            <w:shd w:val="clear" w:color="auto" w:fill="BFBFBF" w:themeFill="background1" w:themeFillShade="BF"/>
          </w:tcPr>
          <w:p w14:paraId="177442E8" w14:textId="77777777" w:rsidR="00405EDD" w:rsidRPr="00ED251C" w:rsidRDefault="00405EDD" w:rsidP="00380A01">
            <w:pPr>
              <w:rPr>
                <w:b/>
                <w:bCs/>
                <w:sz w:val="26"/>
                <w:szCs w:val="26"/>
              </w:rPr>
            </w:pPr>
            <w:r w:rsidRPr="00ED251C">
              <w:rPr>
                <w:b/>
                <w:bCs/>
                <w:sz w:val="26"/>
                <w:szCs w:val="26"/>
              </w:rPr>
              <w:t>Ý nghĩa/ Ghi chú</w:t>
            </w:r>
          </w:p>
        </w:tc>
      </w:tr>
      <w:tr w:rsidR="00405EDD" w:rsidRPr="00ED251C" w14:paraId="50CDD9D0" w14:textId="77777777" w:rsidTr="00380A01">
        <w:tc>
          <w:tcPr>
            <w:tcW w:w="704" w:type="dxa"/>
          </w:tcPr>
          <w:p w14:paraId="05A65F0C" w14:textId="77777777" w:rsidR="00405EDD" w:rsidRPr="00ED251C" w:rsidRDefault="00405EDD" w:rsidP="00380A01">
            <w:pPr>
              <w:rPr>
                <w:sz w:val="26"/>
                <w:szCs w:val="26"/>
              </w:rPr>
            </w:pPr>
            <w:r w:rsidRPr="00ED251C">
              <w:rPr>
                <w:sz w:val="26"/>
                <w:szCs w:val="26"/>
              </w:rPr>
              <w:t>1</w:t>
            </w:r>
          </w:p>
        </w:tc>
        <w:tc>
          <w:tcPr>
            <w:tcW w:w="2268" w:type="dxa"/>
          </w:tcPr>
          <w:p w14:paraId="5A9900E3" w14:textId="77777777" w:rsidR="00405EDD" w:rsidRPr="00ED251C" w:rsidRDefault="00405EDD" w:rsidP="00380A01">
            <w:pPr>
              <w:rPr>
                <w:sz w:val="26"/>
                <w:szCs w:val="26"/>
              </w:rPr>
            </w:pPr>
            <w:r w:rsidRPr="00ED251C">
              <w:rPr>
                <w:sz w:val="26"/>
                <w:szCs w:val="26"/>
              </w:rPr>
              <w:t>IDBaiHat</w:t>
            </w:r>
          </w:p>
        </w:tc>
        <w:tc>
          <w:tcPr>
            <w:tcW w:w="1418" w:type="dxa"/>
          </w:tcPr>
          <w:p w14:paraId="3AC3E0C7" w14:textId="77777777" w:rsidR="00405EDD" w:rsidRPr="00ED251C" w:rsidRDefault="00405EDD" w:rsidP="00380A01">
            <w:pPr>
              <w:rPr>
                <w:sz w:val="26"/>
                <w:szCs w:val="26"/>
              </w:rPr>
            </w:pPr>
            <w:r w:rsidRPr="00ED251C">
              <w:rPr>
                <w:sz w:val="26"/>
                <w:szCs w:val="26"/>
              </w:rPr>
              <w:t>Integer</w:t>
            </w:r>
          </w:p>
        </w:tc>
        <w:tc>
          <w:tcPr>
            <w:tcW w:w="1984" w:type="dxa"/>
          </w:tcPr>
          <w:p w14:paraId="079303BE" w14:textId="24B15D23" w:rsidR="00405EDD" w:rsidRPr="00ED251C" w:rsidRDefault="00754ABA" w:rsidP="00754ABA">
            <w:pPr>
              <w:ind w:left="360"/>
              <w:rPr>
                <w:sz w:val="26"/>
                <w:szCs w:val="26"/>
              </w:rPr>
            </w:pPr>
            <w:r>
              <w:rPr>
                <w:sz w:val="26"/>
                <w:szCs w:val="26"/>
              </w:rPr>
              <w:t xml:space="preserve">      </w:t>
            </w:r>
            <w:r w:rsidR="00405EDD" w:rsidRPr="00ED251C">
              <w:rPr>
                <w:sz w:val="26"/>
                <w:szCs w:val="26"/>
              </w:rPr>
              <w:t>&gt;0</w:t>
            </w:r>
          </w:p>
        </w:tc>
        <w:tc>
          <w:tcPr>
            <w:tcW w:w="2976" w:type="dxa"/>
          </w:tcPr>
          <w:p w14:paraId="2E035482" w14:textId="77777777" w:rsidR="00405EDD" w:rsidRPr="00ED251C" w:rsidRDefault="00405EDD" w:rsidP="00380A01">
            <w:pPr>
              <w:rPr>
                <w:sz w:val="26"/>
                <w:szCs w:val="26"/>
              </w:rPr>
            </w:pPr>
            <w:r w:rsidRPr="00ED251C">
              <w:rPr>
                <w:sz w:val="26"/>
                <w:szCs w:val="26"/>
              </w:rPr>
              <w:t>Khóa chính</w:t>
            </w:r>
          </w:p>
        </w:tc>
      </w:tr>
      <w:tr w:rsidR="00405EDD" w:rsidRPr="00ED251C" w14:paraId="70EF8C73" w14:textId="77777777" w:rsidTr="00380A01">
        <w:tc>
          <w:tcPr>
            <w:tcW w:w="704" w:type="dxa"/>
          </w:tcPr>
          <w:p w14:paraId="0429F18F" w14:textId="77777777" w:rsidR="00405EDD" w:rsidRPr="00ED251C" w:rsidRDefault="00405EDD" w:rsidP="00380A01">
            <w:pPr>
              <w:rPr>
                <w:sz w:val="26"/>
                <w:szCs w:val="26"/>
              </w:rPr>
            </w:pPr>
            <w:r w:rsidRPr="00ED251C">
              <w:rPr>
                <w:sz w:val="26"/>
                <w:szCs w:val="26"/>
              </w:rPr>
              <w:t>2</w:t>
            </w:r>
          </w:p>
        </w:tc>
        <w:tc>
          <w:tcPr>
            <w:tcW w:w="2268" w:type="dxa"/>
          </w:tcPr>
          <w:p w14:paraId="5824AB21" w14:textId="77777777" w:rsidR="00405EDD" w:rsidRPr="00ED251C" w:rsidRDefault="00405EDD" w:rsidP="00380A01">
            <w:pPr>
              <w:rPr>
                <w:sz w:val="26"/>
                <w:szCs w:val="26"/>
              </w:rPr>
            </w:pPr>
            <w:r w:rsidRPr="00ED251C">
              <w:rPr>
                <w:sz w:val="26"/>
                <w:szCs w:val="26"/>
              </w:rPr>
              <w:t>IDNgheSI</w:t>
            </w:r>
          </w:p>
        </w:tc>
        <w:tc>
          <w:tcPr>
            <w:tcW w:w="1418" w:type="dxa"/>
          </w:tcPr>
          <w:p w14:paraId="11C5E2F7" w14:textId="77777777" w:rsidR="00405EDD" w:rsidRPr="00ED251C" w:rsidRDefault="00405EDD" w:rsidP="00380A01">
            <w:pPr>
              <w:rPr>
                <w:sz w:val="26"/>
                <w:szCs w:val="26"/>
              </w:rPr>
            </w:pPr>
            <w:r w:rsidRPr="00ED251C">
              <w:rPr>
                <w:sz w:val="26"/>
                <w:szCs w:val="26"/>
              </w:rPr>
              <w:t>Integer</w:t>
            </w:r>
          </w:p>
        </w:tc>
        <w:tc>
          <w:tcPr>
            <w:tcW w:w="1984" w:type="dxa"/>
          </w:tcPr>
          <w:p w14:paraId="6FA0C644" w14:textId="77777777" w:rsidR="00405EDD" w:rsidRPr="00ED251C" w:rsidRDefault="00405EDD" w:rsidP="00380A01">
            <w:pPr>
              <w:jc w:val="center"/>
              <w:rPr>
                <w:sz w:val="26"/>
                <w:szCs w:val="26"/>
              </w:rPr>
            </w:pPr>
            <w:r w:rsidRPr="00ED251C">
              <w:rPr>
                <w:sz w:val="26"/>
                <w:szCs w:val="26"/>
              </w:rPr>
              <w:t>&gt;0</w:t>
            </w:r>
          </w:p>
        </w:tc>
        <w:tc>
          <w:tcPr>
            <w:tcW w:w="2976" w:type="dxa"/>
          </w:tcPr>
          <w:p w14:paraId="05E302D0" w14:textId="77777777" w:rsidR="00405EDD" w:rsidRPr="00ED251C" w:rsidRDefault="00405EDD" w:rsidP="00380A01">
            <w:pPr>
              <w:rPr>
                <w:sz w:val="26"/>
                <w:szCs w:val="26"/>
              </w:rPr>
            </w:pPr>
            <w:r w:rsidRPr="00ED251C">
              <w:rPr>
                <w:sz w:val="26"/>
                <w:szCs w:val="26"/>
              </w:rPr>
              <w:t>Id nghệ sĩ</w:t>
            </w:r>
          </w:p>
        </w:tc>
      </w:tr>
      <w:tr w:rsidR="00405EDD" w:rsidRPr="00ED251C" w14:paraId="2166AF03" w14:textId="77777777" w:rsidTr="00380A01">
        <w:tc>
          <w:tcPr>
            <w:tcW w:w="704" w:type="dxa"/>
          </w:tcPr>
          <w:p w14:paraId="30EBFC08" w14:textId="77777777" w:rsidR="00405EDD" w:rsidRPr="00ED251C" w:rsidRDefault="00405EDD" w:rsidP="00380A01">
            <w:pPr>
              <w:rPr>
                <w:sz w:val="26"/>
                <w:szCs w:val="26"/>
              </w:rPr>
            </w:pPr>
            <w:r w:rsidRPr="00ED251C">
              <w:rPr>
                <w:sz w:val="26"/>
                <w:szCs w:val="26"/>
              </w:rPr>
              <w:t>3</w:t>
            </w:r>
          </w:p>
        </w:tc>
        <w:tc>
          <w:tcPr>
            <w:tcW w:w="2268" w:type="dxa"/>
          </w:tcPr>
          <w:p w14:paraId="68309A3E" w14:textId="77777777" w:rsidR="00405EDD" w:rsidRPr="00ED251C" w:rsidRDefault="00405EDD" w:rsidP="00380A01">
            <w:pPr>
              <w:rPr>
                <w:sz w:val="26"/>
                <w:szCs w:val="26"/>
              </w:rPr>
            </w:pPr>
            <w:r w:rsidRPr="00ED251C">
              <w:rPr>
                <w:sz w:val="26"/>
                <w:szCs w:val="26"/>
              </w:rPr>
              <w:t>IDChuDe</w:t>
            </w:r>
          </w:p>
        </w:tc>
        <w:tc>
          <w:tcPr>
            <w:tcW w:w="1418" w:type="dxa"/>
          </w:tcPr>
          <w:p w14:paraId="2B9A2679" w14:textId="77777777" w:rsidR="00405EDD" w:rsidRPr="00ED251C" w:rsidRDefault="00405EDD" w:rsidP="00380A01">
            <w:pPr>
              <w:rPr>
                <w:sz w:val="26"/>
                <w:szCs w:val="26"/>
              </w:rPr>
            </w:pPr>
            <w:r w:rsidRPr="00ED251C">
              <w:rPr>
                <w:sz w:val="26"/>
                <w:szCs w:val="26"/>
              </w:rPr>
              <w:t>Integer</w:t>
            </w:r>
          </w:p>
        </w:tc>
        <w:tc>
          <w:tcPr>
            <w:tcW w:w="1984" w:type="dxa"/>
          </w:tcPr>
          <w:p w14:paraId="53C2C3A7" w14:textId="77777777" w:rsidR="00405EDD" w:rsidRPr="00ED251C" w:rsidRDefault="00405EDD" w:rsidP="00380A01">
            <w:pPr>
              <w:jc w:val="center"/>
              <w:rPr>
                <w:sz w:val="26"/>
                <w:szCs w:val="26"/>
              </w:rPr>
            </w:pPr>
            <w:r w:rsidRPr="00ED251C">
              <w:rPr>
                <w:sz w:val="26"/>
                <w:szCs w:val="26"/>
              </w:rPr>
              <w:t>&gt;0</w:t>
            </w:r>
          </w:p>
        </w:tc>
        <w:tc>
          <w:tcPr>
            <w:tcW w:w="2976" w:type="dxa"/>
          </w:tcPr>
          <w:p w14:paraId="71D8B362" w14:textId="77777777" w:rsidR="00405EDD" w:rsidRPr="00ED251C" w:rsidRDefault="00405EDD" w:rsidP="00380A01">
            <w:pPr>
              <w:rPr>
                <w:sz w:val="26"/>
                <w:szCs w:val="26"/>
              </w:rPr>
            </w:pPr>
            <w:r w:rsidRPr="00ED251C">
              <w:rPr>
                <w:sz w:val="26"/>
                <w:szCs w:val="26"/>
              </w:rPr>
              <w:t>Id chủ đề</w:t>
            </w:r>
          </w:p>
        </w:tc>
      </w:tr>
      <w:tr w:rsidR="00405EDD" w:rsidRPr="00ED251C" w14:paraId="54B251C2" w14:textId="77777777" w:rsidTr="00380A01">
        <w:tc>
          <w:tcPr>
            <w:tcW w:w="704" w:type="dxa"/>
          </w:tcPr>
          <w:p w14:paraId="7B54DC08" w14:textId="77777777" w:rsidR="00405EDD" w:rsidRPr="00ED251C" w:rsidRDefault="00405EDD" w:rsidP="00380A01">
            <w:pPr>
              <w:rPr>
                <w:sz w:val="26"/>
                <w:szCs w:val="26"/>
              </w:rPr>
            </w:pPr>
            <w:r w:rsidRPr="00ED251C">
              <w:rPr>
                <w:sz w:val="26"/>
                <w:szCs w:val="26"/>
              </w:rPr>
              <w:t>4</w:t>
            </w:r>
          </w:p>
        </w:tc>
        <w:tc>
          <w:tcPr>
            <w:tcW w:w="2268" w:type="dxa"/>
          </w:tcPr>
          <w:p w14:paraId="018A05DD" w14:textId="77777777" w:rsidR="00405EDD" w:rsidRPr="00ED251C" w:rsidRDefault="00405EDD" w:rsidP="00380A01">
            <w:pPr>
              <w:rPr>
                <w:sz w:val="26"/>
                <w:szCs w:val="26"/>
              </w:rPr>
            </w:pPr>
            <w:r w:rsidRPr="00ED251C">
              <w:rPr>
                <w:sz w:val="26"/>
                <w:szCs w:val="26"/>
              </w:rPr>
              <w:t>IDTheLoai</w:t>
            </w:r>
          </w:p>
        </w:tc>
        <w:tc>
          <w:tcPr>
            <w:tcW w:w="1418" w:type="dxa"/>
          </w:tcPr>
          <w:p w14:paraId="270F9294" w14:textId="77777777" w:rsidR="00405EDD" w:rsidRPr="00ED251C" w:rsidRDefault="00405EDD" w:rsidP="00380A01">
            <w:pPr>
              <w:rPr>
                <w:sz w:val="26"/>
                <w:szCs w:val="26"/>
              </w:rPr>
            </w:pPr>
            <w:r w:rsidRPr="00ED251C">
              <w:rPr>
                <w:sz w:val="26"/>
                <w:szCs w:val="26"/>
              </w:rPr>
              <w:t>Integer</w:t>
            </w:r>
          </w:p>
        </w:tc>
        <w:tc>
          <w:tcPr>
            <w:tcW w:w="1984" w:type="dxa"/>
          </w:tcPr>
          <w:p w14:paraId="1B770073" w14:textId="77777777" w:rsidR="00405EDD" w:rsidRPr="00ED251C" w:rsidRDefault="00405EDD" w:rsidP="00380A01">
            <w:pPr>
              <w:jc w:val="center"/>
              <w:rPr>
                <w:sz w:val="26"/>
                <w:szCs w:val="26"/>
              </w:rPr>
            </w:pPr>
            <w:r w:rsidRPr="00ED251C">
              <w:rPr>
                <w:sz w:val="26"/>
                <w:szCs w:val="26"/>
              </w:rPr>
              <w:t>&gt;0</w:t>
            </w:r>
          </w:p>
        </w:tc>
        <w:tc>
          <w:tcPr>
            <w:tcW w:w="2976" w:type="dxa"/>
          </w:tcPr>
          <w:p w14:paraId="3F590219" w14:textId="77777777" w:rsidR="00405EDD" w:rsidRPr="00ED251C" w:rsidRDefault="00405EDD" w:rsidP="00380A01">
            <w:pPr>
              <w:rPr>
                <w:sz w:val="26"/>
                <w:szCs w:val="26"/>
              </w:rPr>
            </w:pPr>
            <w:r w:rsidRPr="00ED251C">
              <w:rPr>
                <w:sz w:val="26"/>
                <w:szCs w:val="26"/>
              </w:rPr>
              <w:t>Id thể loại</w:t>
            </w:r>
          </w:p>
        </w:tc>
      </w:tr>
      <w:tr w:rsidR="00405EDD" w:rsidRPr="00ED251C" w14:paraId="61441D72" w14:textId="77777777" w:rsidTr="00380A01">
        <w:tc>
          <w:tcPr>
            <w:tcW w:w="704" w:type="dxa"/>
          </w:tcPr>
          <w:p w14:paraId="57F76B5F" w14:textId="77777777" w:rsidR="00405EDD" w:rsidRPr="00ED251C" w:rsidRDefault="00405EDD" w:rsidP="00380A01">
            <w:pPr>
              <w:rPr>
                <w:sz w:val="26"/>
                <w:szCs w:val="26"/>
              </w:rPr>
            </w:pPr>
            <w:r w:rsidRPr="00ED251C">
              <w:rPr>
                <w:sz w:val="26"/>
                <w:szCs w:val="26"/>
              </w:rPr>
              <w:t>5</w:t>
            </w:r>
          </w:p>
        </w:tc>
        <w:tc>
          <w:tcPr>
            <w:tcW w:w="2268" w:type="dxa"/>
          </w:tcPr>
          <w:p w14:paraId="49DF0AEE" w14:textId="77777777" w:rsidR="00405EDD" w:rsidRPr="00ED251C" w:rsidRDefault="00405EDD" w:rsidP="00380A01">
            <w:pPr>
              <w:rPr>
                <w:sz w:val="26"/>
                <w:szCs w:val="26"/>
              </w:rPr>
            </w:pPr>
            <w:r w:rsidRPr="00ED251C">
              <w:rPr>
                <w:sz w:val="26"/>
                <w:szCs w:val="26"/>
              </w:rPr>
              <w:t>IDQuangCao</w:t>
            </w:r>
          </w:p>
        </w:tc>
        <w:tc>
          <w:tcPr>
            <w:tcW w:w="1418" w:type="dxa"/>
          </w:tcPr>
          <w:p w14:paraId="0CB32A20" w14:textId="77777777" w:rsidR="00405EDD" w:rsidRPr="00ED251C" w:rsidRDefault="00405EDD" w:rsidP="00380A01">
            <w:pPr>
              <w:rPr>
                <w:sz w:val="26"/>
                <w:szCs w:val="26"/>
              </w:rPr>
            </w:pPr>
            <w:r w:rsidRPr="00ED251C">
              <w:rPr>
                <w:sz w:val="26"/>
                <w:szCs w:val="26"/>
              </w:rPr>
              <w:t>Integer</w:t>
            </w:r>
          </w:p>
        </w:tc>
        <w:tc>
          <w:tcPr>
            <w:tcW w:w="1984" w:type="dxa"/>
          </w:tcPr>
          <w:p w14:paraId="5063C30C" w14:textId="77777777" w:rsidR="00405EDD" w:rsidRPr="00ED251C" w:rsidRDefault="00405EDD" w:rsidP="00380A01">
            <w:pPr>
              <w:jc w:val="center"/>
              <w:rPr>
                <w:sz w:val="26"/>
                <w:szCs w:val="26"/>
              </w:rPr>
            </w:pPr>
            <w:r w:rsidRPr="00ED251C">
              <w:rPr>
                <w:sz w:val="26"/>
                <w:szCs w:val="26"/>
              </w:rPr>
              <w:t>&gt;0</w:t>
            </w:r>
          </w:p>
        </w:tc>
        <w:tc>
          <w:tcPr>
            <w:tcW w:w="2976" w:type="dxa"/>
          </w:tcPr>
          <w:p w14:paraId="1E3E90C2" w14:textId="77777777" w:rsidR="00405EDD" w:rsidRPr="00ED251C" w:rsidRDefault="00405EDD" w:rsidP="00380A01">
            <w:pPr>
              <w:rPr>
                <w:sz w:val="26"/>
                <w:szCs w:val="26"/>
              </w:rPr>
            </w:pPr>
            <w:r w:rsidRPr="00ED251C">
              <w:rPr>
                <w:sz w:val="26"/>
                <w:szCs w:val="26"/>
              </w:rPr>
              <w:t>Id quảng cáo</w:t>
            </w:r>
          </w:p>
        </w:tc>
      </w:tr>
      <w:tr w:rsidR="00405EDD" w:rsidRPr="00ED251C" w14:paraId="692E7C84" w14:textId="77777777" w:rsidTr="00380A01">
        <w:tc>
          <w:tcPr>
            <w:tcW w:w="704" w:type="dxa"/>
          </w:tcPr>
          <w:p w14:paraId="0D2A7662" w14:textId="77777777" w:rsidR="00405EDD" w:rsidRPr="00ED251C" w:rsidRDefault="00405EDD" w:rsidP="00380A01">
            <w:pPr>
              <w:rPr>
                <w:sz w:val="26"/>
                <w:szCs w:val="26"/>
              </w:rPr>
            </w:pPr>
            <w:r w:rsidRPr="00ED251C">
              <w:rPr>
                <w:sz w:val="26"/>
                <w:szCs w:val="26"/>
              </w:rPr>
              <w:t>6</w:t>
            </w:r>
          </w:p>
        </w:tc>
        <w:tc>
          <w:tcPr>
            <w:tcW w:w="2268" w:type="dxa"/>
          </w:tcPr>
          <w:p w14:paraId="310C4A85" w14:textId="77777777" w:rsidR="00405EDD" w:rsidRPr="00ED251C" w:rsidRDefault="00405EDD" w:rsidP="00380A01">
            <w:pPr>
              <w:rPr>
                <w:sz w:val="26"/>
                <w:szCs w:val="26"/>
              </w:rPr>
            </w:pPr>
            <w:r w:rsidRPr="00ED251C">
              <w:rPr>
                <w:sz w:val="26"/>
                <w:szCs w:val="26"/>
              </w:rPr>
              <w:t>IDAlbum</w:t>
            </w:r>
          </w:p>
        </w:tc>
        <w:tc>
          <w:tcPr>
            <w:tcW w:w="1418" w:type="dxa"/>
          </w:tcPr>
          <w:p w14:paraId="3F939DA5" w14:textId="77777777" w:rsidR="00405EDD" w:rsidRPr="00ED251C" w:rsidRDefault="00405EDD" w:rsidP="00380A01">
            <w:pPr>
              <w:rPr>
                <w:sz w:val="26"/>
                <w:szCs w:val="26"/>
              </w:rPr>
            </w:pPr>
            <w:r w:rsidRPr="00ED251C">
              <w:rPr>
                <w:sz w:val="26"/>
                <w:szCs w:val="26"/>
              </w:rPr>
              <w:t>Integer</w:t>
            </w:r>
          </w:p>
        </w:tc>
        <w:tc>
          <w:tcPr>
            <w:tcW w:w="1984" w:type="dxa"/>
          </w:tcPr>
          <w:p w14:paraId="1D1387CE" w14:textId="77777777" w:rsidR="00405EDD" w:rsidRPr="00ED251C" w:rsidRDefault="00405EDD" w:rsidP="00380A01">
            <w:pPr>
              <w:jc w:val="center"/>
              <w:rPr>
                <w:sz w:val="26"/>
                <w:szCs w:val="26"/>
              </w:rPr>
            </w:pPr>
            <w:r w:rsidRPr="00ED251C">
              <w:rPr>
                <w:sz w:val="26"/>
                <w:szCs w:val="26"/>
              </w:rPr>
              <w:t>&gt;0</w:t>
            </w:r>
          </w:p>
        </w:tc>
        <w:tc>
          <w:tcPr>
            <w:tcW w:w="2976" w:type="dxa"/>
          </w:tcPr>
          <w:p w14:paraId="114D9A8B" w14:textId="77777777" w:rsidR="00405EDD" w:rsidRPr="00ED251C" w:rsidRDefault="00405EDD" w:rsidP="00380A01">
            <w:pPr>
              <w:rPr>
                <w:sz w:val="26"/>
                <w:szCs w:val="26"/>
              </w:rPr>
            </w:pPr>
            <w:r w:rsidRPr="00ED251C">
              <w:rPr>
                <w:sz w:val="26"/>
                <w:szCs w:val="26"/>
              </w:rPr>
              <w:t>Id Album</w:t>
            </w:r>
          </w:p>
        </w:tc>
      </w:tr>
      <w:tr w:rsidR="00405EDD" w:rsidRPr="00ED251C" w14:paraId="5795C6D0" w14:textId="77777777" w:rsidTr="00380A01">
        <w:tc>
          <w:tcPr>
            <w:tcW w:w="704" w:type="dxa"/>
          </w:tcPr>
          <w:p w14:paraId="376BD2BC" w14:textId="77777777" w:rsidR="00405EDD" w:rsidRPr="00ED251C" w:rsidRDefault="00405EDD" w:rsidP="00380A01">
            <w:pPr>
              <w:rPr>
                <w:sz w:val="26"/>
                <w:szCs w:val="26"/>
              </w:rPr>
            </w:pPr>
            <w:r w:rsidRPr="00ED251C">
              <w:rPr>
                <w:sz w:val="26"/>
                <w:szCs w:val="26"/>
              </w:rPr>
              <w:t>7</w:t>
            </w:r>
          </w:p>
        </w:tc>
        <w:tc>
          <w:tcPr>
            <w:tcW w:w="2268" w:type="dxa"/>
          </w:tcPr>
          <w:p w14:paraId="3E8036A9" w14:textId="77777777" w:rsidR="00405EDD" w:rsidRPr="00ED251C" w:rsidRDefault="00405EDD" w:rsidP="00380A01">
            <w:pPr>
              <w:rPr>
                <w:sz w:val="26"/>
                <w:szCs w:val="26"/>
              </w:rPr>
            </w:pPr>
            <w:r w:rsidRPr="00ED251C">
              <w:rPr>
                <w:sz w:val="26"/>
                <w:szCs w:val="26"/>
              </w:rPr>
              <w:t>TenBaiHat</w:t>
            </w:r>
          </w:p>
        </w:tc>
        <w:tc>
          <w:tcPr>
            <w:tcW w:w="1418" w:type="dxa"/>
          </w:tcPr>
          <w:p w14:paraId="57BDCC5B" w14:textId="77777777" w:rsidR="00405EDD" w:rsidRPr="00ED251C" w:rsidRDefault="00405EDD" w:rsidP="00380A01">
            <w:pPr>
              <w:rPr>
                <w:sz w:val="26"/>
                <w:szCs w:val="26"/>
              </w:rPr>
            </w:pPr>
            <w:r w:rsidRPr="00ED251C">
              <w:rPr>
                <w:sz w:val="26"/>
                <w:szCs w:val="26"/>
              </w:rPr>
              <w:t>Char</w:t>
            </w:r>
          </w:p>
        </w:tc>
        <w:tc>
          <w:tcPr>
            <w:tcW w:w="1984" w:type="dxa"/>
          </w:tcPr>
          <w:p w14:paraId="2755AC88"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1CC89F58" w14:textId="77777777" w:rsidR="00405EDD" w:rsidRPr="00ED251C" w:rsidRDefault="00405EDD" w:rsidP="00380A01">
            <w:pPr>
              <w:rPr>
                <w:sz w:val="26"/>
                <w:szCs w:val="26"/>
              </w:rPr>
            </w:pPr>
            <w:r w:rsidRPr="00ED251C">
              <w:rPr>
                <w:sz w:val="26"/>
                <w:szCs w:val="26"/>
              </w:rPr>
              <w:t>Tên bài hát</w:t>
            </w:r>
          </w:p>
        </w:tc>
      </w:tr>
      <w:tr w:rsidR="00405EDD" w:rsidRPr="00ED251C" w14:paraId="54EB2C1A" w14:textId="77777777" w:rsidTr="00380A01">
        <w:tc>
          <w:tcPr>
            <w:tcW w:w="704" w:type="dxa"/>
          </w:tcPr>
          <w:p w14:paraId="27F8FD38" w14:textId="77777777" w:rsidR="00405EDD" w:rsidRPr="00ED251C" w:rsidRDefault="00405EDD" w:rsidP="00380A01">
            <w:pPr>
              <w:rPr>
                <w:sz w:val="26"/>
                <w:szCs w:val="26"/>
              </w:rPr>
            </w:pPr>
            <w:r w:rsidRPr="00ED251C">
              <w:rPr>
                <w:sz w:val="26"/>
                <w:szCs w:val="26"/>
              </w:rPr>
              <w:t>8</w:t>
            </w:r>
          </w:p>
        </w:tc>
        <w:tc>
          <w:tcPr>
            <w:tcW w:w="2268" w:type="dxa"/>
          </w:tcPr>
          <w:p w14:paraId="16171727" w14:textId="77777777" w:rsidR="00405EDD" w:rsidRPr="00ED251C" w:rsidRDefault="00405EDD" w:rsidP="00380A01">
            <w:pPr>
              <w:rPr>
                <w:sz w:val="26"/>
                <w:szCs w:val="26"/>
              </w:rPr>
            </w:pPr>
            <w:r w:rsidRPr="00ED251C">
              <w:rPr>
                <w:sz w:val="26"/>
                <w:szCs w:val="26"/>
              </w:rPr>
              <w:t>LinkAnh</w:t>
            </w:r>
          </w:p>
        </w:tc>
        <w:tc>
          <w:tcPr>
            <w:tcW w:w="1418" w:type="dxa"/>
          </w:tcPr>
          <w:p w14:paraId="0EDFE36D" w14:textId="77777777" w:rsidR="00405EDD" w:rsidRPr="00ED251C" w:rsidRDefault="00405EDD" w:rsidP="00380A01">
            <w:pPr>
              <w:rPr>
                <w:sz w:val="26"/>
                <w:szCs w:val="26"/>
              </w:rPr>
            </w:pPr>
            <w:r w:rsidRPr="00ED251C">
              <w:rPr>
                <w:sz w:val="26"/>
                <w:szCs w:val="26"/>
              </w:rPr>
              <w:t>Char</w:t>
            </w:r>
          </w:p>
        </w:tc>
        <w:tc>
          <w:tcPr>
            <w:tcW w:w="1984" w:type="dxa"/>
          </w:tcPr>
          <w:p w14:paraId="3E247F2D"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192FAC21" w14:textId="77777777" w:rsidR="00405EDD" w:rsidRPr="00ED251C" w:rsidRDefault="00405EDD" w:rsidP="00380A01">
            <w:pPr>
              <w:rPr>
                <w:sz w:val="26"/>
                <w:szCs w:val="26"/>
              </w:rPr>
            </w:pPr>
            <w:r w:rsidRPr="00ED251C">
              <w:rPr>
                <w:sz w:val="26"/>
                <w:szCs w:val="26"/>
              </w:rPr>
              <w:t>Link ảnh bài hát</w:t>
            </w:r>
          </w:p>
        </w:tc>
      </w:tr>
      <w:tr w:rsidR="00405EDD" w:rsidRPr="00ED251C" w14:paraId="7E4F92CC" w14:textId="77777777" w:rsidTr="00380A01">
        <w:tc>
          <w:tcPr>
            <w:tcW w:w="704" w:type="dxa"/>
          </w:tcPr>
          <w:p w14:paraId="5D07D189" w14:textId="77777777" w:rsidR="00405EDD" w:rsidRPr="00ED251C" w:rsidRDefault="00405EDD" w:rsidP="00380A01">
            <w:pPr>
              <w:rPr>
                <w:sz w:val="26"/>
                <w:szCs w:val="26"/>
              </w:rPr>
            </w:pPr>
            <w:r w:rsidRPr="00ED251C">
              <w:rPr>
                <w:sz w:val="26"/>
                <w:szCs w:val="26"/>
              </w:rPr>
              <w:t>9</w:t>
            </w:r>
          </w:p>
        </w:tc>
        <w:tc>
          <w:tcPr>
            <w:tcW w:w="2268" w:type="dxa"/>
          </w:tcPr>
          <w:p w14:paraId="0FFE6AC9" w14:textId="77777777" w:rsidR="00405EDD" w:rsidRPr="00ED251C" w:rsidRDefault="00405EDD" w:rsidP="00380A01">
            <w:pPr>
              <w:rPr>
                <w:sz w:val="26"/>
                <w:szCs w:val="26"/>
              </w:rPr>
            </w:pPr>
            <w:r w:rsidRPr="00ED251C">
              <w:rPr>
                <w:sz w:val="26"/>
                <w:szCs w:val="26"/>
              </w:rPr>
              <w:t>LinkNhac</w:t>
            </w:r>
          </w:p>
        </w:tc>
        <w:tc>
          <w:tcPr>
            <w:tcW w:w="1418" w:type="dxa"/>
          </w:tcPr>
          <w:p w14:paraId="2E5357B8" w14:textId="77777777" w:rsidR="00405EDD" w:rsidRPr="00ED251C" w:rsidRDefault="00405EDD" w:rsidP="00380A01">
            <w:pPr>
              <w:rPr>
                <w:sz w:val="26"/>
                <w:szCs w:val="26"/>
              </w:rPr>
            </w:pPr>
            <w:r w:rsidRPr="00ED251C">
              <w:rPr>
                <w:sz w:val="26"/>
                <w:szCs w:val="26"/>
              </w:rPr>
              <w:t>Char</w:t>
            </w:r>
          </w:p>
        </w:tc>
        <w:tc>
          <w:tcPr>
            <w:tcW w:w="1984" w:type="dxa"/>
          </w:tcPr>
          <w:p w14:paraId="4E58F83F"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463870E3" w14:textId="77777777" w:rsidR="00405EDD" w:rsidRPr="00ED251C" w:rsidRDefault="00405EDD" w:rsidP="00380A01">
            <w:pPr>
              <w:rPr>
                <w:sz w:val="26"/>
                <w:szCs w:val="26"/>
              </w:rPr>
            </w:pPr>
            <w:r w:rsidRPr="00ED251C">
              <w:rPr>
                <w:sz w:val="26"/>
                <w:szCs w:val="26"/>
              </w:rPr>
              <w:t>Link nhạc</w:t>
            </w:r>
          </w:p>
        </w:tc>
      </w:tr>
    </w:tbl>
    <w:p w14:paraId="4DBF903F" w14:textId="77777777" w:rsidR="00405EDD" w:rsidRPr="00ED251C" w:rsidRDefault="00405EDD" w:rsidP="00405EDD">
      <w:pPr>
        <w:rPr>
          <w:sz w:val="26"/>
          <w:szCs w:val="26"/>
        </w:rPr>
      </w:pPr>
    </w:p>
    <w:p w14:paraId="490DAFB5" w14:textId="594C8651" w:rsidR="00405EDD" w:rsidRPr="00ED251C" w:rsidRDefault="00F00387" w:rsidP="00F81291">
      <w:pPr>
        <w:pStyle w:val="ListParagraph"/>
        <w:numPr>
          <w:ilvl w:val="2"/>
          <w:numId w:val="43"/>
        </w:numPr>
        <w:outlineLvl w:val="2"/>
      </w:pPr>
      <w:bookmarkStart w:id="153" w:name="_Toc106013401"/>
      <w:bookmarkStart w:id="154" w:name="_Toc106036761"/>
      <w:r w:rsidRPr="00ED251C">
        <w:t>Bảng nghệ sĩ</w:t>
      </w:r>
      <w:bookmarkEnd w:id="153"/>
      <w:bookmarkEnd w:id="154"/>
    </w:p>
    <w:tbl>
      <w:tblPr>
        <w:tblW w:w="0" w:type="auto"/>
        <w:tblLook w:val="04A0" w:firstRow="1" w:lastRow="0" w:firstColumn="1" w:lastColumn="0" w:noHBand="0" w:noVBand="1"/>
      </w:tblPr>
      <w:tblGrid>
        <w:gridCol w:w="708"/>
        <w:gridCol w:w="2268"/>
        <w:gridCol w:w="1418"/>
        <w:gridCol w:w="1984"/>
        <w:gridCol w:w="2976"/>
      </w:tblGrid>
      <w:tr w:rsidR="00405EDD" w:rsidRPr="00ED251C" w14:paraId="15326FA9" w14:textId="77777777" w:rsidTr="00380A01">
        <w:tc>
          <w:tcPr>
            <w:tcW w:w="704" w:type="dxa"/>
            <w:shd w:val="clear" w:color="auto" w:fill="BFBFBF" w:themeFill="background1" w:themeFillShade="BF"/>
          </w:tcPr>
          <w:p w14:paraId="2D1A7F08" w14:textId="77777777" w:rsidR="00405EDD" w:rsidRPr="00ED251C" w:rsidRDefault="00405EDD" w:rsidP="00380A01">
            <w:pPr>
              <w:rPr>
                <w:b/>
                <w:bCs/>
                <w:sz w:val="26"/>
                <w:szCs w:val="26"/>
              </w:rPr>
            </w:pPr>
            <w:r w:rsidRPr="00ED251C">
              <w:rPr>
                <w:b/>
                <w:bCs/>
                <w:sz w:val="26"/>
                <w:szCs w:val="26"/>
              </w:rPr>
              <w:t>STT</w:t>
            </w:r>
          </w:p>
        </w:tc>
        <w:tc>
          <w:tcPr>
            <w:tcW w:w="2268" w:type="dxa"/>
            <w:shd w:val="clear" w:color="auto" w:fill="BFBFBF" w:themeFill="background1" w:themeFillShade="BF"/>
          </w:tcPr>
          <w:p w14:paraId="6C882C4C" w14:textId="77777777" w:rsidR="00405EDD" w:rsidRPr="00ED251C" w:rsidRDefault="00405EDD" w:rsidP="00380A01">
            <w:pPr>
              <w:rPr>
                <w:b/>
                <w:bCs/>
                <w:sz w:val="26"/>
                <w:szCs w:val="26"/>
              </w:rPr>
            </w:pPr>
            <w:r w:rsidRPr="00ED251C">
              <w:rPr>
                <w:b/>
                <w:bCs/>
                <w:sz w:val="26"/>
                <w:szCs w:val="26"/>
              </w:rPr>
              <w:t>Tên thuộc tính</w:t>
            </w:r>
          </w:p>
        </w:tc>
        <w:tc>
          <w:tcPr>
            <w:tcW w:w="1418" w:type="dxa"/>
            <w:shd w:val="clear" w:color="auto" w:fill="BFBFBF" w:themeFill="background1" w:themeFillShade="BF"/>
          </w:tcPr>
          <w:p w14:paraId="3F184A02" w14:textId="77777777" w:rsidR="00405EDD" w:rsidRPr="00ED251C" w:rsidRDefault="00405EDD" w:rsidP="00380A01">
            <w:pPr>
              <w:rPr>
                <w:b/>
                <w:bCs/>
                <w:sz w:val="26"/>
                <w:szCs w:val="26"/>
              </w:rPr>
            </w:pPr>
            <w:r w:rsidRPr="00ED251C">
              <w:rPr>
                <w:b/>
                <w:bCs/>
                <w:sz w:val="26"/>
                <w:szCs w:val="26"/>
              </w:rPr>
              <w:t>Kiểu</w:t>
            </w:r>
          </w:p>
        </w:tc>
        <w:tc>
          <w:tcPr>
            <w:tcW w:w="1984" w:type="dxa"/>
            <w:shd w:val="clear" w:color="auto" w:fill="BFBFBF" w:themeFill="background1" w:themeFillShade="BF"/>
          </w:tcPr>
          <w:p w14:paraId="21DC05DF" w14:textId="77777777" w:rsidR="00405EDD" w:rsidRPr="00ED251C" w:rsidRDefault="00405EDD" w:rsidP="00380A01">
            <w:pPr>
              <w:rPr>
                <w:b/>
                <w:bCs/>
                <w:sz w:val="26"/>
                <w:szCs w:val="26"/>
              </w:rPr>
            </w:pPr>
            <w:r w:rsidRPr="00ED251C">
              <w:rPr>
                <w:b/>
                <w:bCs/>
                <w:sz w:val="26"/>
                <w:szCs w:val="26"/>
              </w:rPr>
              <w:t>Ràng buộc</w:t>
            </w:r>
          </w:p>
        </w:tc>
        <w:tc>
          <w:tcPr>
            <w:tcW w:w="2976" w:type="dxa"/>
            <w:shd w:val="clear" w:color="auto" w:fill="BFBFBF" w:themeFill="background1" w:themeFillShade="BF"/>
          </w:tcPr>
          <w:p w14:paraId="10D9F902" w14:textId="77777777" w:rsidR="00405EDD" w:rsidRPr="00ED251C" w:rsidRDefault="00405EDD" w:rsidP="00380A01">
            <w:pPr>
              <w:rPr>
                <w:b/>
                <w:bCs/>
                <w:sz w:val="26"/>
                <w:szCs w:val="26"/>
              </w:rPr>
            </w:pPr>
            <w:r w:rsidRPr="00ED251C">
              <w:rPr>
                <w:b/>
                <w:bCs/>
                <w:sz w:val="26"/>
                <w:szCs w:val="26"/>
              </w:rPr>
              <w:t>Ý nghĩa/Ghi chú</w:t>
            </w:r>
          </w:p>
        </w:tc>
      </w:tr>
      <w:tr w:rsidR="00405EDD" w:rsidRPr="00ED251C" w14:paraId="7CFF2EE4" w14:textId="77777777" w:rsidTr="00380A01">
        <w:tc>
          <w:tcPr>
            <w:tcW w:w="704" w:type="dxa"/>
          </w:tcPr>
          <w:p w14:paraId="4AF26722" w14:textId="77777777" w:rsidR="00405EDD" w:rsidRPr="00ED251C" w:rsidRDefault="00405EDD" w:rsidP="00380A01">
            <w:pPr>
              <w:rPr>
                <w:sz w:val="26"/>
                <w:szCs w:val="26"/>
              </w:rPr>
            </w:pPr>
            <w:r w:rsidRPr="00ED251C">
              <w:rPr>
                <w:sz w:val="26"/>
                <w:szCs w:val="26"/>
              </w:rPr>
              <w:t>1</w:t>
            </w:r>
          </w:p>
        </w:tc>
        <w:tc>
          <w:tcPr>
            <w:tcW w:w="2268" w:type="dxa"/>
          </w:tcPr>
          <w:p w14:paraId="506B5ACB" w14:textId="77777777" w:rsidR="00405EDD" w:rsidRPr="00ED251C" w:rsidRDefault="00405EDD" w:rsidP="00380A01">
            <w:pPr>
              <w:rPr>
                <w:sz w:val="26"/>
                <w:szCs w:val="26"/>
              </w:rPr>
            </w:pPr>
            <w:r w:rsidRPr="00ED251C">
              <w:rPr>
                <w:sz w:val="26"/>
                <w:szCs w:val="26"/>
              </w:rPr>
              <w:t>IDNgheSi</w:t>
            </w:r>
          </w:p>
        </w:tc>
        <w:tc>
          <w:tcPr>
            <w:tcW w:w="1418" w:type="dxa"/>
          </w:tcPr>
          <w:p w14:paraId="4186F69C" w14:textId="77777777" w:rsidR="00405EDD" w:rsidRPr="00ED251C" w:rsidRDefault="00405EDD" w:rsidP="00380A01">
            <w:pPr>
              <w:rPr>
                <w:sz w:val="26"/>
                <w:szCs w:val="26"/>
              </w:rPr>
            </w:pPr>
            <w:r w:rsidRPr="00ED251C">
              <w:rPr>
                <w:sz w:val="26"/>
                <w:szCs w:val="26"/>
              </w:rPr>
              <w:t>Integer</w:t>
            </w:r>
          </w:p>
        </w:tc>
        <w:tc>
          <w:tcPr>
            <w:tcW w:w="1984" w:type="dxa"/>
          </w:tcPr>
          <w:p w14:paraId="71AFA8D8" w14:textId="77777777" w:rsidR="00405EDD" w:rsidRPr="00ED251C" w:rsidRDefault="00405EDD" w:rsidP="00380A01">
            <w:pPr>
              <w:jc w:val="center"/>
              <w:rPr>
                <w:sz w:val="26"/>
                <w:szCs w:val="26"/>
              </w:rPr>
            </w:pPr>
            <w:r w:rsidRPr="00ED251C">
              <w:rPr>
                <w:sz w:val="26"/>
                <w:szCs w:val="26"/>
              </w:rPr>
              <w:t>&gt;0</w:t>
            </w:r>
          </w:p>
        </w:tc>
        <w:tc>
          <w:tcPr>
            <w:tcW w:w="2976" w:type="dxa"/>
          </w:tcPr>
          <w:p w14:paraId="7AED4F11" w14:textId="77777777" w:rsidR="00405EDD" w:rsidRPr="00ED251C" w:rsidRDefault="00405EDD" w:rsidP="00380A01">
            <w:pPr>
              <w:rPr>
                <w:sz w:val="26"/>
                <w:szCs w:val="26"/>
              </w:rPr>
            </w:pPr>
            <w:r w:rsidRPr="00ED251C">
              <w:rPr>
                <w:sz w:val="26"/>
                <w:szCs w:val="26"/>
              </w:rPr>
              <w:t>Khóa chính</w:t>
            </w:r>
          </w:p>
        </w:tc>
      </w:tr>
      <w:tr w:rsidR="00405EDD" w:rsidRPr="00ED251C" w14:paraId="06D60104" w14:textId="77777777" w:rsidTr="00380A01">
        <w:tc>
          <w:tcPr>
            <w:tcW w:w="704" w:type="dxa"/>
          </w:tcPr>
          <w:p w14:paraId="64B6DA6F" w14:textId="77777777" w:rsidR="00405EDD" w:rsidRPr="00ED251C" w:rsidRDefault="00405EDD" w:rsidP="00380A01">
            <w:pPr>
              <w:rPr>
                <w:sz w:val="26"/>
                <w:szCs w:val="26"/>
              </w:rPr>
            </w:pPr>
            <w:r w:rsidRPr="00ED251C">
              <w:rPr>
                <w:sz w:val="26"/>
                <w:szCs w:val="26"/>
              </w:rPr>
              <w:lastRenderedPageBreak/>
              <w:t>2</w:t>
            </w:r>
          </w:p>
        </w:tc>
        <w:tc>
          <w:tcPr>
            <w:tcW w:w="2268" w:type="dxa"/>
          </w:tcPr>
          <w:p w14:paraId="55E6CD08" w14:textId="77777777" w:rsidR="00405EDD" w:rsidRPr="00ED251C" w:rsidRDefault="00405EDD" w:rsidP="00380A01">
            <w:pPr>
              <w:rPr>
                <w:sz w:val="26"/>
                <w:szCs w:val="26"/>
              </w:rPr>
            </w:pPr>
            <w:r w:rsidRPr="00ED251C">
              <w:rPr>
                <w:sz w:val="26"/>
                <w:szCs w:val="26"/>
              </w:rPr>
              <w:t>TenNgheSi</w:t>
            </w:r>
          </w:p>
        </w:tc>
        <w:tc>
          <w:tcPr>
            <w:tcW w:w="1418" w:type="dxa"/>
          </w:tcPr>
          <w:p w14:paraId="12549DA7" w14:textId="77777777" w:rsidR="00405EDD" w:rsidRPr="00ED251C" w:rsidRDefault="00405EDD" w:rsidP="00380A01">
            <w:pPr>
              <w:rPr>
                <w:sz w:val="26"/>
                <w:szCs w:val="26"/>
              </w:rPr>
            </w:pPr>
            <w:r w:rsidRPr="00ED251C">
              <w:rPr>
                <w:sz w:val="26"/>
                <w:szCs w:val="26"/>
              </w:rPr>
              <w:t>Char</w:t>
            </w:r>
          </w:p>
        </w:tc>
        <w:tc>
          <w:tcPr>
            <w:tcW w:w="1984" w:type="dxa"/>
          </w:tcPr>
          <w:p w14:paraId="5330B8CE"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0F2E85F7" w14:textId="77777777" w:rsidR="00405EDD" w:rsidRPr="00ED251C" w:rsidRDefault="00405EDD" w:rsidP="00380A01">
            <w:pPr>
              <w:rPr>
                <w:sz w:val="26"/>
                <w:szCs w:val="26"/>
              </w:rPr>
            </w:pPr>
            <w:r w:rsidRPr="00ED251C">
              <w:rPr>
                <w:sz w:val="26"/>
                <w:szCs w:val="26"/>
              </w:rPr>
              <w:t>Tên nghệ sĩ</w:t>
            </w:r>
          </w:p>
        </w:tc>
      </w:tr>
      <w:tr w:rsidR="00405EDD" w:rsidRPr="00ED251C" w14:paraId="1525D6BF" w14:textId="77777777" w:rsidTr="00380A01">
        <w:tc>
          <w:tcPr>
            <w:tcW w:w="704" w:type="dxa"/>
          </w:tcPr>
          <w:p w14:paraId="5AF1B757" w14:textId="77777777" w:rsidR="00405EDD" w:rsidRPr="00ED251C" w:rsidRDefault="00405EDD" w:rsidP="00380A01">
            <w:pPr>
              <w:rPr>
                <w:sz w:val="26"/>
                <w:szCs w:val="26"/>
              </w:rPr>
            </w:pPr>
            <w:r w:rsidRPr="00ED251C">
              <w:rPr>
                <w:sz w:val="26"/>
                <w:szCs w:val="26"/>
              </w:rPr>
              <w:t>3</w:t>
            </w:r>
          </w:p>
        </w:tc>
        <w:tc>
          <w:tcPr>
            <w:tcW w:w="2268" w:type="dxa"/>
          </w:tcPr>
          <w:p w14:paraId="061369FD" w14:textId="77777777" w:rsidR="00405EDD" w:rsidRPr="00ED251C" w:rsidRDefault="00405EDD" w:rsidP="00380A01">
            <w:pPr>
              <w:rPr>
                <w:sz w:val="26"/>
                <w:szCs w:val="26"/>
              </w:rPr>
            </w:pPr>
            <w:r w:rsidRPr="00ED251C">
              <w:rPr>
                <w:sz w:val="26"/>
                <w:szCs w:val="26"/>
              </w:rPr>
              <w:t>LinkAnh</w:t>
            </w:r>
          </w:p>
        </w:tc>
        <w:tc>
          <w:tcPr>
            <w:tcW w:w="1418" w:type="dxa"/>
          </w:tcPr>
          <w:p w14:paraId="31D5B92C" w14:textId="77777777" w:rsidR="00405EDD" w:rsidRPr="00ED251C" w:rsidRDefault="00405EDD" w:rsidP="00380A01">
            <w:pPr>
              <w:rPr>
                <w:sz w:val="26"/>
                <w:szCs w:val="26"/>
              </w:rPr>
            </w:pPr>
            <w:r w:rsidRPr="00ED251C">
              <w:rPr>
                <w:sz w:val="26"/>
                <w:szCs w:val="26"/>
              </w:rPr>
              <w:t>Char</w:t>
            </w:r>
          </w:p>
        </w:tc>
        <w:tc>
          <w:tcPr>
            <w:tcW w:w="1984" w:type="dxa"/>
          </w:tcPr>
          <w:p w14:paraId="6F2D918B"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4235630E" w14:textId="77777777" w:rsidR="00405EDD" w:rsidRPr="00ED251C" w:rsidRDefault="00405EDD" w:rsidP="00380A01">
            <w:pPr>
              <w:rPr>
                <w:sz w:val="26"/>
                <w:szCs w:val="26"/>
              </w:rPr>
            </w:pPr>
            <w:r w:rsidRPr="00ED251C">
              <w:rPr>
                <w:sz w:val="26"/>
                <w:szCs w:val="26"/>
              </w:rPr>
              <w:t>Link ảnh nghệ sĩ</w:t>
            </w:r>
          </w:p>
        </w:tc>
      </w:tr>
      <w:tr w:rsidR="00405EDD" w:rsidRPr="00ED251C" w14:paraId="59FB28CB" w14:textId="77777777" w:rsidTr="00380A01">
        <w:tc>
          <w:tcPr>
            <w:tcW w:w="704" w:type="dxa"/>
          </w:tcPr>
          <w:p w14:paraId="67AC1BE0" w14:textId="77777777" w:rsidR="00405EDD" w:rsidRPr="00ED251C" w:rsidRDefault="00405EDD" w:rsidP="00380A01">
            <w:pPr>
              <w:rPr>
                <w:sz w:val="26"/>
                <w:szCs w:val="26"/>
              </w:rPr>
            </w:pPr>
            <w:r w:rsidRPr="00ED251C">
              <w:rPr>
                <w:sz w:val="26"/>
                <w:szCs w:val="26"/>
              </w:rPr>
              <w:t>4</w:t>
            </w:r>
          </w:p>
        </w:tc>
        <w:tc>
          <w:tcPr>
            <w:tcW w:w="2268" w:type="dxa"/>
          </w:tcPr>
          <w:p w14:paraId="50B64CF2" w14:textId="77777777" w:rsidR="00405EDD" w:rsidRPr="00ED251C" w:rsidRDefault="00405EDD" w:rsidP="00380A01">
            <w:pPr>
              <w:rPr>
                <w:sz w:val="26"/>
                <w:szCs w:val="26"/>
              </w:rPr>
            </w:pPr>
            <w:r w:rsidRPr="00ED251C">
              <w:rPr>
                <w:sz w:val="26"/>
                <w:szCs w:val="26"/>
              </w:rPr>
              <w:t>TTNgheSi</w:t>
            </w:r>
          </w:p>
        </w:tc>
        <w:tc>
          <w:tcPr>
            <w:tcW w:w="1418" w:type="dxa"/>
          </w:tcPr>
          <w:p w14:paraId="7CB2C151" w14:textId="77777777" w:rsidR="00405EDD" w:rsidRPr="00ED251C" w:rsidRDefault="00405EDD" w:rsidP="00380A01">
            <w:pPr>
              <w:rPr>
                <w:sz w:val="26"/>
                <w:szCs w:val="26"/>
              </w:rPr>
            </w:pPr>
            <w:r w:rsidRPr="00ED251C">
              <w:rPr>
                <w:sz w:val="26"/>
                <w:szCs w:val="26"/>
              </w:rPr>
              <w:t>Char</w:t>
            </w:r>
          </w:p>
        </w:tc>
        <w:tc>
          <w:tcPr>
            <w:tcW w:w="1984" w:type="dxa"/>
          </w:tcPr>
          <w:p w14:paraId="70AF45B8"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0F12A972" w14:textId="77777777" w:rsidR="00405EDD" w:rsidRPr="00ED251C" w:rsidRDefault="00405EDD" w:rsidP="00380A01">
            <w:pPr>
              <w:rPr>
                <w:sz w:val="26"/>
                <w:szCs w:val="26"/>
              </w:rPr>
            </w:pPr>
            <w:r w:rsidRPr="00ED251C">
              <w:rPr>
                <w:sz w:val="26"/>
                <w:szCs w:val="26"/>
              </w:rPr>
              <w:t>Thông tin nghệ sĩ</w:t>
            </w:r>
          </w:p>
        </w:tc>
      </w:tr>
    </w:tbl>
    <w:p w14:paraId="1358DE4C" w14:textId="77777777" w:rsidR="00405EDD" w:rsidRPr="00ED251C" w:rsidRDefault="00405EDD" w:rsidP="00405EDD">
      <w:pPr>
        <w:rPr>
          <w:sz w:val="26"/>
          <w:szCs w:val="26"/>
        </w:rPr>
      </w:pPr>
    </w:p>
    <w:p w14:paraId="5354C853" w14:textId="594C8651" w:rsidR="00405EDD" w:rsidRPr="00ED251C" w:rsidRDefault="00F00387" w:rsidP="00F81291">
      <w:pPr>
        <w:pStyle w:val="ListParagraph"/>
        <w:numPr>
          <w:ilvl w:val="2"/>
          <w:numId w:val="43"/>
        </w:numPr>
        <w:outlineLvl w:val="2"/>
      </w:pPr>
      <w:bookmarkStart w:id="155" w:name="_Toc106013402"/>
      <w:bookmarkStart w:id="156" w:name="_Toc106036762"/>
      <w:r w:rsidRPr="00ED251C">
        <w:t>Bảng Album</w:t>
      </w:r>
      <w:bookmarkEnd w:id="155"/>
      <w:bookmarkEnd w:id="156"/>
    </w:p>
    <w:tbl>
      <w:tblPr>
        <w:tblW w:w="0" w:type="auto"/>
        <w:tblLook w:val="04A0" w:firstRow="1" w:lastRow="0" w:firstColumn="1" w:lastColumn="0" w:noHBand="0" w:noVBand="1"/>
      </w:tblPr>
      <w:tblGrid>
        <w:gridCol w:w="708"/>
        <w:gridCol w:w="2268"/>
        <w:gridCol w:w="1418"/>
        <w:gridCol w:w="1984"/>
        <w:gridCol w:w="2976"/>
      </w:tblGrid>
      <w:tr w:rsidR="00405EDD" w:rsidRPr="00ED251C" w14:paraId="7CE79086" w14:textId="77777777" w:rsidTr="00380A01">
        <w:tc>
          <w:tcPr>
            <w:tcW w:w="704" w:type="dxa"/>
            <w:shd w:val="clear" w:color="auto" w:fill="BFBFBF" w:themeFill="background1" w:themeFillShade="BF"/>
          </w:tcPr>
          <w:p w14:paraId="7695F343" w14:textId="77777777" w:rsidR="00405EDD" w:rsidRPr="00ED251C" w:rsidRDefault="00405EDD" w:rsidP="00380A01">
            <w:pPr>
              <w:rPr>
                <w:b/>
                <w:bCs/>
                <w:sz w:val="26"/>
                <w:szCs w:val="26"/>
              </w:rPr>
            </w:pPr>
            <w:r w:rsidRPr="00ED251C">
              <w:rPr>
                <w:b/>
                <w:bCs/>
                <w:sz w:val="26"/>
                <w:szCs w:val="26"/>
              </w:rPr>
              <w:t>STT</w:t>
            </w:r>
          </w:p>
        </w:tc>
        <w:tc>
          <w:tcPr>
            <w:tcW w:w="2268" w:type="dxa"/>
            <w:shd w:val="clear" w:color="auto" w:fill="BFBFBF" w:themeFill="background1" w:themeFillShade="BF"/>
          </w:tcPr>
          <w:p w14:paraId="71A24CBE" w14:textId="77777777" w:rsidR="00405EDD" w:rsidRPr="00ED251C" w:rsidRDefault="00405EDD" w:rsidP="00380A01">
            <w:pPr>
              <w:rPr>
                <w:b/>
                <w:bCs/>
                <w:sz w:val="26"/>
                <w:szCs w:val="26"/>
              </w:rPr>
            </w:pPr>
            <w:r w:rsidRPr="00ED251C">
              <w:rPr>
                <w:b/>
                <w:bCs/>
                <w:sz w:val="26"/>
                <w:szCs w:val="26"/>
              </w:rPr>
              <w:t>Tên thuộc tính</w:t>
            </w:r>
          </w:p>
        </w:tc>
        <w:tc>
          <w:tcPr>
            <w:tcW w:w="1418" w:type="dxa"/>
            <w:shd w:val="clear" w:color="auto" w:fill="BFBFBF" w:themeFill="background1" w:themeFillShade="BF"/>
          </w:tcPr>
          <w:p w14:paraId="7A671B84" w14:textId="77777777" w:rsidR="00405EDD" w:rsidRPr="00ED251C" w:rsidRDefault="00405EDD" w:rsidP="00380A01">
            <w:pPr>
              <w:rPr>
                <w:b/>
                <w:bCs/>
                <w:sz w:val="26"/>
                <w:szCs w:val="26"/>
              </w:rPr>
            </w:pPr>
            <w:r w:rsidRPr="00ED251C">
              <w:rPr>
                <w:b/>
                <w:bCs/>
                <w:sz w:val="26"/>
                <w:szCs w:val="26"/>
              </w:rPr>
              <w:t>Kiểu</w:t>
            </w:r>
          </w:p>
        </w:tc>
        <w:tc>
          <w:tcPr>
            <w:tcW w:w="1984" w:type="dxa"/>
            <w:shd w:val="clear" w:color="auto" w:fill="BFBFBF" w:themeFill="background1" w:themeFillShade="BF"/>
          </w:tcPr>
          <w:p w14:paraId="609798F4" w14:textId="77777777" w:rsidR="00405EDD" w:rsidRPr="00ED251C" w:rsidRDefault="00405EDD" w:rsidP="00380A01">
            <w:pPr>
              <w:rPr>
                <w:b/>
                <w:bCs/>
                <w:sz w:val="26"/>
                <w:szCs w:val="26"/>
              </w:rPr>
            </w:pPr>
            <w:r w:rsidRPr="00ED251C">
              <w:rPr>
                <w:b/>
                <w:bCs/>
                <w:sz w:val="26"/>
                <w:szCs w:val="26"/>
              </w:rPr>
              <w:t>Ràng buộc</w:t>
            </w:r>
          </w:p>
        </w:tc>
        <w:tc>
          <w:tcPr>
            <w:tcW w:w="2976" w:type="dxa"/>
            <w:shd w:val="clear" w:color="auto" w:fill="BFBFBF" w:themeFill="background1" w:themeFillShade="BF"/>
          </w:tcPr>
          <w:p w14:paraId="32D3A82D" w14:textId="77777777" w:rsidR="00405EDD" w:rsidRPr="00ED251C" w:rsidRDefault="00405EDD" w:rsidP="00380A01">
            <w:pPr>
              <w:rPr>
                <w:b/>
                <w:bCs/>
                <w:sz w:val="26"/>
                <w:szCs w:val="26"/>
              </w:rPr>
            </w:pPr>
            <w:r w:rsidRPr="00ED251C">
              <w:rPr>
                <w:b/>
                <w:bCs/>
                <w:sz w:val="26"/>
                <w:szCs w:val="26"/>
              </w:rPr>
              <w:t>Ý nghĩa/Ghi chú</w:t>
            </w:r>
          </w:p>
        </w:tc>
      </w:tr>
      <w:tr w:rsidR="00405EDD" w:rsidRPr="00ED251C" w14:paraId="1438A42C" w14:textId="77777777" w:rsidTr="00380A01">
        <w:tc>
          <w:tcPr>
            <w:tcW w:w="704" w:type="dxa"/>
          </w:tcPr>
          <w:p w14:paraId="5AA05E23" w14:textId="77777777" w:rsidR="00405EDD" w:rsidRPr="00ED251C" w:rsidRDefault="00405EDD" w:rsidP="00380A01">
            <w:pPr>
              <w:rPr>
                <w:sz w:val="26"/>
                <w:szCs w:val="26"/>
              </w:rPr>
            </w:pPr>
            <w:r w:rsidRPr="00ED251C">
              <w:rPr>
                <w:sz w:val="26"/>
                <w:szCs w:val="26"/>
              </w:rPr>
              <w:t>1</w:t>
            </w:r>
          </w:p>
        </w:tc>
        <w:tc>
          <w:tcPr>
            <w:tcW w:w="2268" w:type="dxa"/>
          </w:tcPr>
          <w:p w14:paraId="55484F7D" w14:textId="77777777" w:rsidR="00405EDD" w:rsidRPr="00ED251C" w:rsidRDefault="00405EDD" w:rsidP="00380A01">
            <w:pPr>
              <w:rPr>
                <w:sz w:val="26"/>
                <w:szCs w:val="26"/>
              </w:rPr>
            </w:pPr>
            <w:r w:rsidRPr="00ED251C">
              <w:rPr>
                <w:sz w:val="26"/>
                <w:szCs w:val="26"/>
              </w:rPr>
              <w:t>IDAlbum</w:t>
            </w:r>
          </w:p>
        </w:tc>
        <w:tc>
          <w:tcPr>
            <w:tcW w:w="1418" w:type="dxa"/>
          </w:tcPr>
          <w:p w14:paraId="521E4208" w14:textId="77777777" w:rsidR="00405EDD" w:rsidRPr="00ED251C" w:rsidRDefault="00405EDD" w:rsidP="00380A01">
            <w:pPr>
              <w:rPr>
                <w:sz w:val="26"/>
                <w:szCs w:val="26"/>
              </w:rPr>
            </w:pPr>
            <w:r w:rsidRPr="00ED251C">
              <w:rPr>
                <w:sz w:val="26"/>
                <w:szCs w:val="26"/>
              </w:rPr>
              <w:t>Integer</w:t>
            </w:r>
          </w:p>
        </w:tc>
        <w:tc>
          <w:tcPr>
            <w:tcW w:w="1984" w:type="dxa"/>
          </w:tcPr>
          <w:p w14:paraId="6DD7FBA7" w14:textId="77777777" w:rsidR="00405EDD" w:rsidRPr="00ED251C" w:rsidRDefault="00405EDD" w:rsidP="00380A01">
            <w:pPr>
              <w:jc w:val="center"/>
              <w:rPr>
                <w:sz w:val="26"/>
                <w:szCs w:val="26"/>
              </w:rPr>
            </w:pPr>
            <w:r w:rsidRPr="00ED251C">
              <w:rPr>
                <w:sz w:val="26"/>
                <w:szCs w:val="26"/>
              </w:rPr>
              <w:t>&gt;0</w:t>
            </w:r>
          </w:p>
        </w:tc>
        <w:tc>
          <w:tcPr>
            <w:tcW w:w="2976" w:type="dxa"/>
          </w:tcPr>
          <w:p w14:paraId="11DE3234" w14:textId="77777777" w:rsidR="00405EDD" w:rsidRPr="00ED251C" w:rsidRDefault="00405EDD" w:rsidP="00380A01">
            <w:pPr>
              <w:rPr>
                <w:sz w:val="26"/>
                <w:szCs w:val="26"/>
              </w:rPr>
            </w:pPr>
            <w:r w:rsidRPr="00ED251C">
              <w:rPr>
                <w:sz w:val="26"/>
                <w:szCs w:val="26"/>
              </w:rPr>
              <w:t>Khóa chính</w:t>
            </w:r>
          </w:p>
        </w:tc>
      </w:tr>
      <w:tr w:rsidR="00405EDD" w:rsidRPr="00ED251C" w14:paraId="2276B0A6" w14:textId="77777777" w:rsidTr="00380A01">
        <w:tc>
          <w:tcPr>
            <w:tcW w:w="704" w:type="dxa"/>
          </w:tcPr>
          <w:p w14:paraId="5BFEF710" w14:textId="77777777" w:rsidR="00405EDD" w:rsidRPr="00ED251C" w:rsidRDefault="00405EDD" w:rsidP="00380A01">
            <w:pPr>
              <w:rPr>
                <w:sz w:val="26"/>
                <w:szCs w:val="26"/>
              </w:rPr>
            </w:pPr>
            <w:r w:rsidRPr="00ED251C">
              <w:rPr>
                <w:sz w:val="26"/>
                <w:szCs w:val="26"/>
              </w:rPr>
              <w:t>2</w:t>
            </w:r>
          </w:p>
        </w:tc>
        <w:tc>
          <w:tcPr>
            <w:tcW w:w="2268" w:type="dxa"/>
          </w:tcPr>
          <w:p w14:paraId="5F58FACD" w14:textId="77777777" w:rsidR="00405EDD" w:rsidRPr="00ED251C" w:rsidRDefault="00405EDD" w:rsidP="00380A01">
            <w:pPr>
              <w:rPr>
                <w:sz w:val="26"/>
                <w:szCs w:val="26"/>
              </w:rPr>
            </w:pPr>
            <w:r w:rsidRPr="00ED251C">
              <w:rPr>
                <w:sz w:val="26"/>
                <w:szCs w:val="26"/>
              </w:rPr>
              <w:t>IDNgheSi</w:t>
            </w:r>
          </w:p>
        </w:tc>
        <w:tc>
          <w:tcPr>
            <w:tcW w:w="1418" w:type="dxa"/>
          </w:tcPr>
          <w:p w14:paraId="739A6A14" w14:textId="77777777" w:rsidR="00405EDD" w:rsidRPr="00ED251C" w:rsidRDefault="00405EDD" w:rsidP="00380A01">
            <w:pPr>
              <w:rPr>
                <w:sz w:val="26"/>
                <w:szCs w:val="26"/>
              </w:rPr>
            </w:pPr>
            <w:r w:rsidRPr="00ED251C">
              <w:rPr>
                <w:sz w:val="26"/>
                <w:szCs w:val="26"/>
              </w:rPr>
              <w:t>Integer</w:t>
            </w:r>
          </w:p>
        </w:tc>
        <w:tc>
          <w:tcPr>
            <w:tcW w:w="1984" w:type="dxa"/>
          </w:tcPr>
          <w:p w14:paraId="05E478C8" w14:textId="77777777" w:rsidR="00405EDD" w:rsidRPr="00ED251C" w:rsidRDefault="00405EDD" w:rsidP="00380A01">
            <w:pPr>
              <w:jc w:val="center"/>
              <w:rPr>
                <w:sz w:val="26"/>
                <w:szCs w:val="26"/>
              </w:rPr>
            </w:pPr>
            <w:r w:rsidRPr="00ED251C">
              <w:rPr>
                <w:sz w:val="26"/>
                <w:szCs w:val="26"/>
              </w:rPr>
              <w:t>&gt;0</w:t>
            </w:r>
          </w:p>
        </w:tc>
        <w:tc>
          <w:tcPr>
            <w:tcW w:w="2976" w:type="dxa"/>
          </w:tcPr>
          <w:p w14:paraId="28FA3958" w14:textId="77777777" w:rsidR="00405EDD" w:rsidRPr="00ED251C" w:rsidRDefault="00405EDD" w:rsidP="00380A01">
            <w:pPr>
              <w:rPr>
                <w:sz w:val="26"/>
                <w:szCs w:val="26"/>
              </w:rPr>
            </w:pPr>
            <w:r w:rsidRPr="00ED251C">
              <w:rPr>
                <w:sz w:val="26"/>
                <w:szCs w:val="26"/>
              </w:rPr>
              <w:t>Id nghệ sĩ</w:t>
            </w:r>
          </w:p>
        </w:tc>
      </w:tr>
      <w:tr w:rsidR="00405EDD" w:rsidRPr="00ED251C" w14:paraId="3BACFD45" w14:textId="77777777" w:rsidTr="00380A01">
        <w:tc>
          <w:tcPr>
            <w:tcW w:w="704" w:type="dxa"/>
          </w:tcPr>
          <w:p w14:paraId="3E639550" w14:textId="77777777" w:rsidR="00405EDD" w:rsidRPr="00ED251C" w:rsidRDefault="00405EDD" w:rsidP="00380A01">
            <w:pPr>
              <w:rPr>
                <w:sz w:val="26"/>
                <w:szCs w:val="26"/>
              </w:rPr>
            </w:pPr>
            <w:r w:rsidRPr="00ED251C">
              <w:rPr>
                <w:sz w:val="26"/>
                <w:szCs w:val="26"/>
              </w:rPr>
              <w:t>3</w:t>
            </w:r>
          </w:p>
        </w:tc>
        <w:tc>
          <w:tcPr>
            <w:tcW w:w="2268" w:type="dxa"/>
          </w:tcPr>
          <w:p w14:paraId="0D640312" w14:textId="77777777" w:rsidR="00405EDD" w:rsidRPr="00ED251C" w:rsidRDefault="00405EDD" w:rsidP="00380A01">
            <w:pPr>
              <w:rPr>
                <w:sz w:val="26"/>
                <w:szCs w:val="26"/>
              </w:rPr>
            </w:pPr>
            <w:r w:rsidRPr="00ED251C">
              <w:rPr>
                <w:sz w:val="26"/>
                <w:szCs w:val="26"/>
              </w:rPr>
              <w:t>TenAlbum</w:t>
            </w:r>
          </w:p>
        </w:tc>
        <w:tc>
          <w:tcPr>
            <w:tcW w:w="1418" w:type="dxa"/>
          </w:tcPr>
          <w:p w14:paraId="50D67752" w14:textId="77777777" w:rsidR="00405EDD" w:rsidRPr="00ED251C" w:rsidRDefault="00405EDD" w:rsidP="00380A01">
            <w:pPr>
              <w:rPr>
                <w:sz w:val="26"/>
                <w:szCs w:val="26"/>
              </w:rPr>
            </w:pPr>
            <w:r w:rsidRPr="00ED251C">
              <w:rPr>
                <w:sz w:val="26"/>
                <w:szCs w:val="26"/>
              </w:rPr>
              <w:t>Char</w:t>
            </w:r>
          </w:p>
        </w:tc>
        <w:tc>
          <w:tcPr>
            <w:tcW w:w="1984" w:type="dxa"/>
          </w:tcPr>
          <w:p w14:paraId="4EAC5DF4"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459D3953" w14:textId="77777777" w:rsidR="00405EDD" w:rsidRPr="00ED251C" w:rsidRDefault="00405EDD" w:rsidP="00380A01">
            <w:pPr>
              <w:rPr>
                <w:sz w:val="26"/>
                <w:szCs w:val="26"/>
              </w:rPr>
            </w:pPr>
            <w:r w:rsidRPr="00ED251C">
              <w:rPr>
                <w:sz w:val="26"/>
                <w:szCs w:val="26"/>
              </w:rPr>
              <w:t>Tên album</w:t>
            </w:r>
          </w:p>
        </w:tc>
      </w:tr>
      <w:tr w:rsidR="00405EDD" w:rsidRPr="00ED251C" w14:paraId="689D6BA4" w14:textId="77777777" w:rsidTr="00380A01">
        <w:tc>
          <w:tcPr>
            <w:tcW w:w="704" w:type="dxa"/>
          </w:tcPr>
          <w:p w14:paraId="767D0AEB" w14:textId="77777777" w:rsidR="00405EDD" w:rsidRPr="00ED251C" w:rsidRDefault="00405EDD" w:rsidP="00380A01">
            <w:pPr>
              <w:rPr>
                <w:sz w:val="26"/>
                <w:szCs w:val="26"/>
              </w:rPr>
            </w:pPr>
            <w:r w:rsidRPr="00ED251C">
              <w:rPr>
                <w:sz w:val="26"/>
                <w:szCs w:val="26"/>
              </w:rPr>
              <w:t>4</w:t>
            </w:r>
          </w:p>
        </w:tc>
        <w:tc>
          <w:tcPr>
            <w:tcW w:w="2268" w:type="dxa"/>
          </w:tcPr>
          <w:p w14:paraId="3618C4D2" w14:textId="77777777" w:rsidR="00405EDD" w:rsidRPr="00ED251C" w:rsidRDefault="00405EDD" w:rsidP="00380A01">
            <w:pPr>
              <w:rPr>
                <w:sz w:val="26"/>
                <w:szCs w:val="26"/>
              </w:rPr>
            </w:pPr>
            <w:r w:rsidRPr="00ED251C">
              <w:rPr>
                <w:sz w:val="26"/>
                <w:szCs w:val="26"/>
              </w:rPr>
              <w:t>LinkAnh</w:t>
            </w:r>
          </w:p>
        </w:tc>
        <w:tc>
          <w:tcPr>
            <w:tcW w:w="1418" w:type="dxa"/>
          </w:tcPr>
          <w:p w14:paraId="6F43720B" w14:textId="77777777" w:rsidR="00405EDD" w:rsidRPr="00ED251C" w:rsidRDefault="00405EDD" w:rsidP="00380A01">
            <w:pPr>
              <w:rPr>
                <w:sz w:val="26"/>
                <w:szCs w:val="26"/>
              </w:rPr>
            </w:pPr>
            <w:r w:rsidRPr="00ED251C">
              <w:rPr>
                <w:sz w:val="26"/>
                <w:szCs w:val="26"/>
              </w:rPr>
              <w:t>Char</w:t>
            </w:r>
          </w:p>
        </w:tc>
        <w:tc>
          <w:tcPr>
            <w:tcW w:w="1984" w:type="dxa"/>
          </w:tcPr>
          <w:p w14:paraId="097B1453"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51C75F3C" w14:textId="2193E129" w:rsidR="00405EDD" w:rsidRPr="00ED251C" w:rsidRDefault="00405EDD" w:rsidP="00380A01">
            <w:pPr>
              <w:rPr>
                <w:sz w:val="26"/>
                <w:szCs w:val="26"/>
              </w:rPr>
            </w:pPr>
            <w:r w:rsidRPr="00ED251C">
              <w:rPr>
                <w:sz w:val="26"/>
                <w:szCs w:val="26"/>
              </w:rPr>
              <w:t xml:space="preserve">Link ảnh </w:t>
            </w:r>
            <w:r w:rsidR="005236D1">
              <w:rPr>
                <w:sz w:val="26"/>
                <w:szCs w:val="26"/>
              </w:rPr>
              <w:t>album</w:t>
            </w:r>
          </w:p>
        </w:tc>
      </w:tr>
    </w:tbl>
    <w:p w14:paraId="7A377387" w14:textId="77777777" w:rsidR="00405EDD" w:rsidRPr="00ED251C" w:rsidRDefault="00405EDD" w:rsidP="00405EDD">
      <w:pPr>
        <w:rPr>
          <w:sz w:val="26"/>
          <w:szCs w:val="26"/>
        </w:rPr>
      </w:pPr>
    </w:p>
    <w:p w14:paraId="3C57F309" w14:textId="4AC54AF8" w:rsidR="00405EDD" w:rsidRPr="00ED251C" w:rsidRDefault="00F00387" w:rsidP="00F81291">
      <w:pPr>
        <w:pStyle w:val="ListParagraph"/>
        <w:numPr>
          <w:ilvl w:val="2"/>
          <w:numId w:val="43"/>
        </w:numPr>
        <w:outlineLvl w:val="2"/>
      </w:pPr>
      <w:bookmarkStart w:id="157" w:name="_Toc106013403"/>
      <w:bookmarkStart w:id="158" w:name="_Toc106036763"/>
      <w:r w:rsidRPr="00ED251C">
        <w:t>Bảng chủ đề</w:t>
      </w:r>
      <w:bookmarkEnd w:id="157"/>
      <w:bookmarkEnd w:id="158"/>
    </w:p>
    <w:tbl>
      <w:tblPr>
        <w:tblW w:w="0" w:type="auto"/>
        <w:tblLook w:val="04A0" w:firstRow="1" w:lastRow="0" w:firstColumn="1" w:lastColumn="0" w:noHBand="0" w:noVBand="1"/>
      </w:tblPr>
      <w:tblGrid>
        <w:gridCol w:w="708"/>
        <w:gridCol w:w="2268"/>
        <w:gridCol w:w="1418"/>
        <w:gridCol w:w="1984"/>
        <w:gridCol w:w="2976"/>
      </w:tblGrid>
      <w:tr w:rsidR="00405EDD" w:rsidRPr="00ED251C" w14:paraId="5785110B" w14:textId="77777777" w:rsidTr="00380A01">
        <w:tc>
          <w:tcPr>
            <w:tcW w:w="704" w:type="dxa"/>
            <w:shd w:val="clear" w:color="auto" w:fill="BFBFBF" w:themeFill="background1" w:themeFillShade="BF"/>
          </w:tcPr>
          <w:p w14:paraId="151376D1" w14:textId="77777777" w:rsidR="00405EDD" w:rsidRPr="00ED251C" w:rsidRDefault="00405EDD" w:rsidP="00380A01">
            <w:pPr>
              <w:rPr>
                <w:b/>
                <w:bCs/>
                <w:sz w:val="26"/>
                <w:szCs w:val="26"/>
              </w:rPr>
            </w:pPr>
            <w:r w:rsidRPr="00ED251C">
              <w:rPr>
                <w:b/>
                <w:bCs/>
                <w:sz w:val="26"/>
                <w:szCs w:val="26"/>
              </w:rPr>
              <w:t>STT</w:t>
            </w:r>
          </w:p>
        </w:tc>
        <w:tc>
          <w:tcPr>
            <w:tcW w:w="2268" w:type="dxa"/>
            <w:shd w:val="clear" w:color="auto" w:fill="BFBFBF" w:themeFill="background1" w:themeFillShade="BF"/>
          </w:tcPr>
          <w:p w14:paraId="26C1DB89" w14:textId="77777777" w:rsidR="00405EDD" w:rsidRPr="00ED251C" w:rsidRDefault="00405EDD" w:rsidP="00380A01">
            <w:pPr>
              <w:rPr>
                <w:b/>
                <w:bCs/>
                <w:sz w:val="26"/>
                <w:szCs w:val="26"/>
              </w:rPr>
            </w:pPr>
            <w:r w:rsidRPr="00ED251C">
              <w:rPr>
                <w:b/>
                <w:bCs/>
                <w:sz w:val="26"/>
                <w:szCs w:val="26"/>
              </w:rPr>
              <w:t>Tên thuộc tính</w:t>
            </w:r>
          </w:p>
        </w:tc>
        <w:tc>
          <w:tcPr>
            <w:tcW w:w="1418" w:type="dxa"/>
            <w:shd w:val="clear" w:color="auto" w:fill="BFBFBF" w:themeFill="background1" w:themeFillShade="BF"/>
          </w:tcPr>
          <w:p w14:paraId="760FE5AB" w14:textId="77777777" w:rsidR="00405EDD" w:rsidRPr="00ED251C" w:rsidRDefault="00405EDD" w:rsidP="00380A01">
            <w:pPr>
              <w:rPr>
                <w:b/>
                <w:bCs/>
                <w:sz w:val="26"/>
                <w:szCs w:val="26"/>
              </w:rPr>
            </w:pPr>
            <w:r w:rsidRPr="00ED251C">
              <w:rPr>
                <w:b/>
                <w:bCs/>
                <w:sz w:val="26"/>
                <w:szCs w:val="26"/>
              </w:rPr>
              <w:t>Kiểu</w:t>
            </w:r>
          </w:p>
        </w:tc>
        <w:tc>
          <w:tcPr>
            <w:tcW w:w="1984" w:type="dxa"/>
            <w:shd w:val="clear" w:color="auto" w:fill="BFBFBF" w:themeFill="background1" w:themeFillShade="BF"/>
          </w:tcPr>
          <w:p w14:paraId="5AEAB539" w14:textId="77777777" w:rsidR="00405EDD" w:rsidRPr="00ED251C" w:rsidRDefault="00405EDD" w:rsidP="00380A01">
            <w:pPr>
              <w:rPr>
                <w:b/>
                <w:bCs/>
                <w:sz w:val="26"/>
                <w:szCs w:val="26"/>
              </w:rPr>
            </w:pPr>
            <w:r w:rsidRPr="00ED251C">
              <w:rPr>
                <w:b/>
                <w:bCs/>
                <w:sz w:val="26"/>
                <w:szCs w:val="26"/>
              </w:rPr>
              <w:t>Ràng buộc</w:t>
            </w:r>
          </w:p>
        </w:tc>
        <w:tc>
          <w:tcPr>
            <w:tcW w:w="2976" w:type="dxa"/>
            <w:shd w:val="clear" w:color="auto" w:fill="BFBFBF" w:themeFill="background1" w:themeFillShade="BF"/>
          </w:tcPr>
          <w:p w14:paraId="79373F51" w14:textId="77777777" w:rsidR="00405EDD" w:rsidRPr="00ED251C" w:rsidRDefault="00405EDD" w:rsidP="00380A01">
            <w:pPr>
              <w:rPr>
                <w:b/>
                <w:bCs/>
                <w:sz w:val="26"/>
                <w:szCs w:val="26"/>
              </w:rPr>
            </w:pPr>
            <w:r w:rsidRPr="00ED251C">
              <w:rPr>
                <w:b/>
                <w:bCs/>
                <w:sz w:val="26"/>
                <w:szCs w:val="26"/>
              </w:rPr>
              <w:t>Ý nghĩa/Ghi chú</w:t>
            </w:r>
          </w:p>
        </w:tc>
      </w:tr>
      <w:tr w:rsidR="00405EDD" w:rsidRPr="00ED251C" w14:paraId="6FE95953" w14:textId="77777777" w:rsidTr="00380A01">
        <w:tc>
          <w:tcPr>
            <w:tcW w:w="704" w:type="dxa"/>
          </w:tcPr>
          <w:p w14:paraId="26EBAE56" w14:textId="77777777" w:rsidR="00405EDD" w:rsidRPr="00ED251C" w:rsidRDefault="00405EDD" w:rsidP="00380A01">
            <w:pPr>
              <w:rPr>
                <w:sz w:val="26"/>
                <w:szCs w:val="26"/>
              </w:rPr>
            </w:pPr>
            <w:r w:rsidRPr="00ED251C">
              <w:rPr>
                <w:sz w:val="26"/>
                <w:szCs w:val="26"/>
              </w:rPr>
              <w:t>1</w:t>
            </w:r>
          </w:p>
        </w:tc>
        <w:tc>
          <w:tcPr>
            <w:tcW w:w="2268" w:type="dxa"/>
          </w:tcPr>
          <w:p w14:paraId="3A8BDCD4" w14:textId="77777777" w:rsidR="00405EDD" w:rsidRPr="00ED251C" w:rsidRDefault="00405EDD" w:rsidP="00380A01">
            <w:pPr>
              <w:rPr>
                <w:sz w:val="26"/>
                <w:szCs w:val="26"/>
              </w:rPr>
            </w:pPr>
            <w:r w:rsidRPr="00ED251C">
              <w:rPr>
                <w:sz w:val="26"/>
                <w:szCs w:val="26"/>
              </w:rPr>
              <w:t>IDChuDe</w:t>
            </w:r>
          </w:p>
        </w:tc>
        <w:tc>
          <w:tcPr>
            <w:tcW w:w="1418" w:type="dxa"/>
          </w:tcPr>
          <w:p w14:paraId="22A384B6" w14:textId="77777777" w:rsidR="00405EDD" w:rsidRPr="00ED251C" w:rsidRDefault="00405EDD" w:rsidP="00380A01">
            <w:pPr>
              <w:rPr>
                <w:sz w:val="26"/>
                <w:szCs w:val="26"/>
              </w:rPr>
            </w:pPr>
            <w:r w:rsidRPr="00ED251C">
              <w:rPr>
                <w:sz w:val="26"/>
                <w:szCs w:val="26"/>
              </w:rPr>
              <w:t>Integer</w:t>
            </w:r>
          </w:p>
        </w:tc>
        <w:tc>
          <w:tcPr>
            <w:tcW w:w="1984" w:type="dxa"/>
          </w:tcPr>
          <w:p w14:paraId="76270FD5" w14:textId="77777777" w:rsidR="00405EDD" w:rsidRPr="00ED251C" w:rsidRDefault="00405EDD" w:rsidP="00380A01">
            <w:pPr>
              <w:jc w:val="center"/>
              <w:rPr>
                <w:sz w:val="26"/>
                <w:szCs w:val="26"/>
              </w:rPr>
            </w:pPr>
            <w:r w:rsidRPr="00ED251C">
              <w:rPr>
                <w:sz w:val="26"/>
                <w:szCs w:val="26"/>
              </w:rPr>
              <w:t>&gt;0</w:t>
            </w:r>
          </w:p>
        </w:tc>
        <w:tc>
          <w:tcPr>
            <w:tcW w:w="2976" w:type="dxa"/>
          </w:tcPr>
          <w:p w14:paraId="539756CA" w14:textId="77777777" w:rsidR="00405EDD" w:rsidRPr="00ED251C" w:rsidRDefault="00405EDD" w:rsidP="00380A01">
            <w:pPr>
              <w:rPr>
                <w:sz w:val="26"/>
                <w:szCs w:val="26"/>
              </w:rPr>
            </w:pPr>
            <w:r w:rsidRPr="00ED251C">
              <w:rPr>
                <w:sz w:val="26"/>
                <w:szCs w:val="26"/>
              </w:rPr>
              <w:t>Khóa chính</w:t>
            </w:r>
          </w:p>
        </w:tc>
      </w:tr>
      <w:tr w:rsidR="00405EDD" w:rsidRPr="00ED251C" w14:paraId="1D031986" w14:textId="77777777" w:rsidTr="00380A01">
        <w:tc>
          <w:tcPr>
            <w:tcW w:w="704" w:type="dxa"/>
          </w:tcPr>
          <w:p w14:paraId="6614AC1A" w14:textId="77777777" w:rsidR="00405EDD" w:rsidRPr="00ED251C" w:rsidRDefault="00405EDD" w:rsidP="00380A01">
            <w:pPr>
              <w:rPr>
                <w:sz w:val="26"/>
                <w:szCs w:val="26"/>
              </w:rPr>
            </w:pPr>
            <w:r w:rsidRPr="00ED251C">
              <w:rPr>
                <w:sz w:val="26"/>
                <w:szCs w:val="26"/>
              </w:rPr>
              <w:t>2</w:t>
            </w:r>
          </w:p>
        </w:tc>
        <w:tc>
          <w:tcPr>
            <w:tcW w:w="2268" w:type="dxa"/>
          </w:tcPr>
          <w:p w14:paraId="421B5177" w14:textId="77777777" w:rsidR="00405EDD" w:rsidRPr="00ED251C" w:rsidRDefault="00405EDD" w:rsidP="00380A01">
            <w:pPr>
              <w:rPr>
                <w:sz w:val="26"/>
                <w:szCs w:val="26"/>
              </w:rPr>
            </w:pPr>
            <w:r w:rsidRPr="00ED251C">
              <w:rPr>
                <w:sz w:val="26"/>
                <w:szCs w:val="26"/>
              </w:rPr>
              <w:t>TenChuDe</w:t>
            </w:r>
          </w:p>
        </w:tc>
        <w:tc>
          <w:tcPr>
            <w:tcW w:w="1418" w:type="dxa"/>
          </w:tcPr>
          <w:p w14:paraId="2D110AEA" w14:textId="77777777" w:rsidR="00405EDD" w:rsidRPr="00ED251C" w:rsidRDefault="00405EDD" w:rsidP="00380A01">
            <w:pPr>
              <w:rPr>
                <w:sz w:val="26"/>
                <w:szCs w:val="26"/>
              </w:rPr>
            </w:pPr>
            <w:r w:rsidRPr="00ED251C">
              <w:rPr>
                <w:sz w:val="26"/>
                <w:szCs w:val="26"/>
              </w:rPr>
              <w:t>Char</w:t>
            </w:r>
          </w:p>
        </w:tc>
        <w:tc>
          <w:tcPr>
            <w:tcW w:w="1984" w:type="dxa"/>
          </w:tcPr>
          <w:p w14:paraId="01DC6DD5"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006E280D" w14:textId="77777777" w:rsidR="00405EDD" w:rsidRPr="00ED251C" w:rsidRDefault="00405EDD" w:rsidP="00380A01">
            <w:pPr>
              <w:rPr>
                <w:sz w:val="26"/>
                <w:szCs w:val="26"/>
              </w:rPr>
            </w:pPr>
            <w:r w:rsidRPr="00ED251C">
              <w:rPr>
                <w:sz w:val="26"/>
                <w:szCs w:val="26"/>
              </w:rPr>
              <w:t>Tên chủ đề</w:t>
            </w:r>
          </w:p>
        </w:tc>
      </w:tr>
      <w:tr w:rsidR="00405EDD" w:rsidRPr="00ED251C" w14:paraId="7C387448" w14:textId="77777777" w:rsidTr="00380A01">
        <w:tc>
          <w:tcPr>
            <w:tcW w:w="704" w:type="dxa"/>
          </w:tcPr>
          <w:p w14:paraId="1AF6E6E5" w14:textId="77777777" w:rsidR="00405EDD" w:rsidRPr="00ED251C" w:rsidRDefault="00405EDD" w:rsidP="00380A01">
            <w:pPr>
              <w:rPr>
                <w:sz w:val="26"/>
                <w:szCs w:val="26"/>
              </w:rPr>
            </w:pPr>
            <w:r w:rsidRPr="00ED251C">
              <w:rPr>
                <w:sz w:val="26"/>
                <w:szCs w:val="26"/>
              </w:rPr>
              <w:t>3</w:t>
            </w:r>
          </w:p>
        </w:tc>
        <w:tc>
          <w:tcPr>
            <w:tcW w:w="2268" w:type="dxa"/>
          </w:tcPr>
          <w:p w14:paraId="0D048EE3" w14:textId="77777777" w:rsidR="00405EDD" w:rsidRPr="00ED251C" w:rsidRDefault="00405EDD" w:rsidP="00380A01">
            <w:pPr>
              <w:rPr>
                <w:sz w:val="26"/>
                <w:szCs w:val="26"/>
              </w:rPr>
            </w:pPr>
            <w:r w:rsidRPr="00ED251C">
              <w:rPr>
                <w:sz w:val="26"/>
                <w:szCs w:val="26"/>
              </w:rPr>
              <w:t>LinkAnh</w:t>
            </w:r>
          </w:p>
        </w:tc>
        <w:tc>
          <w:tcPr>
            <w:tcW w:w="1418" w:type="dxa"/>
          </w:tcPr>
          <w:p w14:paraId="02EA5254" w14:textId="77777777" w:rsidR="00405EDD" w:rsidRPr="00ED251C" w:rsidRDefault="00405EDD" w:rsidP="00380A01">
            <w:pPr>
              <w:rPr>
                <w:sz w:val="26"/>
                <w:szCs w:val="26"/>
              </w:rPr>
            </w:pPr>
            <w:r w:rsidRPr="00ED251C">
              <w:rPr>
                <w:sz w:val="26"/>
                <w:szCs w:val="26"/>
              </w:rPr>
              <w:t>Char</w:t>
            </w:r>
          </w:p>
        </w:tc>
        <w:tc>
          <w:tcPr>
            <w:tcW w:w="1984" w:type="dxa"/>
          </w:tcPr>
          <w:p w14:paraId="726510A8"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2A3CDEB4" w14:textId="77777777" w:rsidR="00405EDD" w:rsidRPr="00ED251C" w:rsidRDefault="00405EDD" w:rsidP="00380A01">
            <w:pPr>
              <w:rPr>
                <w:sz w:val="26"/>
                <w:szCs w:val="26"/>
              </w:rPr>
            </w:pPr>
            <w:r w:rsidRPr="00ED251C">
              <w:rPr>
                <w:sz w:val="26"/>
                <w:szCs w:val="26"/>
              </w:rPr>
              <w:t>Link ảnh chủ đề</w:t>
            </w:r>
          </w:p>
        </w:tc>
      </w:tr>
    </w:tbl>
    <w:p w14:paraId="1CD1E6A5" w14:textId="77777777" w:rsidR="00405EDD" w:rsidRPr="00ED251C" w:rsidRDefault="00405EDD" w:rsidP="00405EDD">
      <w:pPr>
        <w:rPr>
          <w:sz w:val="26"/>
          <w:szCs w:val="26"/>
        </w:rPr>
      </w:pPr>
    </w:p>
    <w:p w14:paraId="3B89FE6A" w14:textId="48DE5F6E" w:rsidR="00405EDD" w:rsidRPr="00ED251C" w:rsidRDefault="00F00387" w:rsidP="00F81291">
      <w:pPr>
        <w:pStyle w:val="ListParagraph"/>
        <w:numPr>
          <w:ilvl w:val="2"/>
          <w:numId w:val="43"/>
        </w:numPr>
        <w:outlineLvl w:val="2"/>
      </w:pPr>
      <w:bookmarkStart w:id="159" w:name="_Toc106013404"/>
      <w:bookmarkStart w:id="160" w:name="_Toc106036764"/>
      <w:r w:rsidRPr="00ED251C">
        <w:t>Bảng thể loại</w:t>
      </w:r>
      <w:bookmarkEnd w:id="159"/>
      <w:bookmarkEnd w:id="160"/>
    </w:p>
    <w:tbl>
      <w:tblPr>
        <w:tblW w:w="0" w:type="auto"/>
        <w:tblLook w:val="04A0" w:firstRow="1" w:lastRow="0" w:firstColumn="1" w:lastColumn="0" w:noHBand="0" w:noVBand="1"/>
      </w:tblPr>
      <w:tblGrid>
        <w:gridCol w:w="708"/>
        <w:gridCol w:w="2268"/>
        <w:gridCol w:w="1418"/>
        <w:gridCol w:w="1984"/>
        <w:gridCol w:w="2976"/>
      </w:tblGrid>
      <w:tr w:rsidR="00405EDD" w:rsidRPr="00ED251C" w14:paraId="36688C06" w14:textId="77777777" w:rsidTr="00380A01">
        <w:tc>
          <w:tcPr>
            <w:tcW w:w="704" w:type="dxa"/>
            <w:shd w:val="clear" w:color="auto" w:fill="BFBFBF" w:themeFill="background1" w:themeFillShade="BF"/>
          </w:tcPr>
          <w:p w14:paraId="37F2045F" w14:textId="77777777" w:rsidR="00405EDD" w:rsidRPr="00ED251C" w:rsidRDefault="00405EDD" w:rsidP="00380A01">
            <w:pPr>
              <w:rPr>
                <w:b/>
                <w:bCs/>
                <w:sz w:val="26"/>
                <w:szCs w:val="26"/>
              </w:rPr>
            </w:pPr>
            <w:r w:rsidRPr="00ED251C">
              <w:rPr>
                <w:b/>
                <w:bCs/>
                <w:sz w:val="26"/>
                <w:szCs w:val="26"/>
              </w:rPr>
              <w:t>STT</w:t>
            </w:r>
          </w:p>
        </w:tc>
        <w:tc>
          <w:tcPr>
            <w:tcW w:w="2268" w:type="dxa"/>
            <w:shd w:val="clear" w:color="auto" w:fill="BFBFBF" w:themeFill="background1" w:themeFillShade="BF"/>
          </w:tcPr>
          <w:p w14:paraId="5A9E7E83" w14:textId="77777777" w:rsidR="00405EDD" w:rsidRPr="00ED251C" w:rsidRDefault="00405EDD" w:rsidP="00380A01">
            <w:pPr>
              <w:rPr>
                <w:b/>
                <w:bCs/>
                <w:sz w:val="26"/>
                <w:szCs w:val="26"/>
              </w:rPr>
            </w:pPr>
            <w:r w:rsidRPr="00ED251C">
              <w:rPr>
                <w:b/>
                <w:bCs/>
                <w:sz w:val="26"/>
                <w:szCs w:val="26"/>
              </w:rPr>
              <w:t>Tên thuộc tính</w:t>
            </w:r>
          </w:p>
        </w:tc>
        <w:tc>
          <w:tcPr>
            <w:tcW w:w="1418" w:type="dxa"/>
            <w:shd w:val="clear" w:color="auto" w:fill="BFBFBF" w:themeFill="background1" w:themeFillShade="BF"/>
          </w:tcPr>
          <w:p w14:paraId="0D6844CE" w14:textId="77777777" w:rsidR="00405EDD" w:rsidRPr="00ED251C" w:rsidRDefault="00405EDD" w:rsidP="00380A01">
            <w:pPr>
              <w:rPr>
                <w:b/>
                <w:bCs/>
                <w:sz w:val="26"/>
                <w:szCs w:val="26"/>
              </w:rPr>
            </w:pPr>
            <w:r w:rsidRPr="00ED251C">
              <w:rPr>
                <w:b/>
                <w:bCs/>
                <w:sz w:val="26"/>
                <w:szCs w:val="26"/>
              </w:rPr>
              <w:t>Kiểu</w:t>
            </w:r>
          </w:p>
        </w:tc>
        <w:tc>
          <w:tcPr>
            <w:tcW w:w="1984" w:type="dxa"/>
            <w:shd w:val="clear" w:color="auto" w:fill="BFBFBF" w:themeFill="background1" w:themeFillShade="BF"/>
          </w:tcPr>
          <w:p w14:paraId="742444CF" w14:textId="77777777" w:rsidR="00405EDD" w:rsidRPr="00ED251C" w:rsidRDefault="00405EDD" w:rsidP="00380A01">
            <w:pPr>
              <w:rPr>
                <w:b/>
                <w:bCs/>
                <w:sz w:val="26"/>
                <w:szCs w:val="26"/>
              </w:rPr>
            </w:pPr>
            <w:r w:rsidRPr="00ED251C">
              <w:rPr>
                <w:b/>
                <w:bCs/>
                <w:sz w:val="26"/>
                <w:szCs w:val="26"/>
              </w:rPr>
              <w:t>Ràng buộc</w:t>
            </w:r>
          </w:p>
        </w:tc>
        <w:tc>
          <w:tcPr>
            <w:tcW w:w="2976" w:type="dxa"/>
            <w:shd w:val="clear" w:color="auto" w:fill="BFBFBF" w:themeFill="background1" w:themeFillShade="BF"/>
          </w:tcPr>
          <w:p w14:paraId="2E70BF53" w14:textId="77777777" w:rsidR="00405EDD" w:rsidRPr="00ED251C" w:rsidRDefault="00405EDD" w:rsidP="00380A01">
            <w:pPr>
              <w:rPr>
                <w:b/>
                <w:bCs/>
                <w:sz w:val="26"/>
                <w:szCs w:val="26"/>
              </w:rPr>
            </w:pPr>
            <w:r w:rsidRPr="00ED251C">
              <w:rPr>
                <w:b/>
                <w:bCs/>
                <w:sz w:val="26"/>
                <w:szCs w:val="26"/>
              </w:rPr>
              <w:t>Ý nghĩa/Ghi chú</w:t>
            </w:r>
          </w:p>
        </w:tc>
      </w:tr>
      <w:tr w:rsidR="00405EDD" w:rsidRPr="00ED251C" w14:paraId="44E8E8F6" w14:textId="77777777" w:rsidTr="00380A01">
        <w:tc>
          <w:tcPr>
            <w:tcW w:w="704" w:type="dxa"/>
          </w:tcPr>
          <w:p w14:paraId="63D096D9" w14:textId="77777777" w:rsidR="00405EDD" w:rsidRPr="00ED251C" w:rsidRDefault="00405EDD" w:rsidP="00380A01">
            <w:pPr>
              <w:rPr>
                <w:sz w:val="26"/>
                <w:szCs w:val="26"/>
              </w:rPr>
            </w:pPr>
            <w:r w:rsidRPr="00ED251C">
              <w:rPr>
                <w:sz w:val="26"/>
                <w:szCs w:val="26"/>
              </w:rPr>
              <w:t>1</w:t>
            </w:r>
          </w:p>
        </w:tc>
        <w:tc>
          <w:tcPr>
            <w:tcW w:w="2268" w:type="dxa"/>
          </w:tcPr>
          <w:p w14:paraId="5437E669" w14:textId="77777777" w:rsidR="00405EDD" w:rsidRPr="00ED251C" w:rsidRDefault="00405EDD" w:rsidP="00380A01">
            <w:pPr>
              <w:rPr>
                <w:sz w:val="26"/>
                <w:szCs w:val="26"/>
              </w:rPr>
            </w:pPr>
            <w:r w:rsidRPr="00ED251C">
              <w:rPr>
                <w:sz w:val="26"/>
                <w:szCs w:val="26"/>
              </w:rPr>
              <w:t>IDTheLoai</w:t>
            </w:r>
          </w:p>
        </w:tc>
        <w:tc>
          <w:tcPr>
            <w:tcW w:w="1418" w:type="dxa"/>
          </w:tcPr>
          <w:p w14:paraId="7F8F3357" w14:textId="77777777" w:rsidR="00405EDD" w:rsidRPr="00ED251C" w:rsidRDefault="00405EDD" w:rsidP="00380A01">
            <w:pPr>
              <w:rPr>
                <w:sz w:val="26"/>
                <w:szCs w:val="26"/>
              </w:rPr>
            </w:pPr>
            <w:r w:rsidRPr="00ED251C">
              <w:rPr>
                <w:sz w:val="26"/>
                <w:szCs w:val="26"/>
              </w:rPr>
              <w:t>Integer</w:t>
            </w:r>
          </w:p>
        </w:tc>
        <w:tc>
          <w:tcPr>
            <w:tcW w:w="1984" w:type="dxa"/>
          </w:tcPr>
          <w:p w14:paraId="33B191B5" w14:textId="77777777" w:rsidR="00405EDD" w:rsidRPr="00ED251C" w:rsidRDefault="00405EDD" w:rsidP="00380A01">
            <w:pPr>
              <w:jc w:val="center"/>
              <w:rPr>
                <w:sz w:val="26"/>
                <w:szCs w:val="26"/>
              </w:rPr>
            </w:pPr>
            <w:r w:rsidRPr="00ED251C">
              <w:rPr>
                <w:sz w:val="26"/>
                <w:szCs w:val="26"/>
              </w:rPr>
              <w:t>&gt;0</w:t>
            </w:r>
          </w:p>
        </w:tc>
        <w:tc>
          <w:tcPr>
            <w:tcW w:w="2976" w:type="dxa"/>
          </w:tcPr>
          <w:p w14:paraId="3E2FA565" w14:textId="77777777" w:rsidR="00405EDD" w:rsidRPr="00ED251C" w:rsidRDefault="00405EDD" w:rsidP="00380A01">
            <w:pPr>
              <w:rPr>
                <w:sz w:val="26"/>
                <w:szCs w:val="26"/>
              </w:rPr>
            </w:pPr>
            <w:r w:rsidRPr="00ED251C">
              <w:rPr>
                <w:sz w:val="26"/>
                <w:szCs w:val="26"/>
              </w:rPr>
              <w:t>Khóa chính</w:t>
            </w:r>
          </w:p>
        </w:tc>
      </w:tr>
      <w:tr w:rsidR="00405EDD" w:rsidRPr="00ED251C" w14:paraId="1EB90D64" w14:textId="77777777" w:rsidTr="00380A01">
        <w:tc>
          <w:tcPr>
            <w:tcW w:w="704" w:type="dxa"/>
          </w:tcPr>
          <w:p w14:paraId="363DF3F8" w14:textId="77777777" w:rsidR="00405EDD" w:rsidRPr="00ED251C" w:rsidRDefault="00405EDD" w:rsidP="00380A01">
            <w:pPr>
              <w:rPr>
                <w:sz w:val="26"/>
                <w:szCs w:val="26"/>
              </w:rPr>
            </w:pPr>
            <w:r w:rsidRPr="00ED251C">
              <w:rPr>
                <w:sz w:val="26"/>
                <w:szCs w:val="26"/>
              </w:rPr>
              <w:t>2</w:t>
            </w:r>
          </w:p>
        </w:tc>
        <w:tc>
          <w:tcPr>
            <w:tcW w:w="2268" w:type="dxa"/>
          </w:tcPr>
          <w:p w14:paraId="01C53954" w14:textId="77777777" w:rsidR="00405EDD" w:rsidRPr="00ED251C" w:rsidRDefault="00405EDD" w:rsidP="00380A01">
            <w:pPr>
              <w:rPr>
                <w:sz w:val="26"/>
                <w:szCs w:val="26"/>
              </w:rPr>
            </w:pPr>
            <w:r w:rsidRPr="00ED251C">
              <w:rPr>
                <w:sz w:val="26"/>
                <w:szCs w:val="26"/>
              </w:rPr>
              <w:t>TenTheLoai</w:t>
            </w:r>
          </w:p>
        </w:tc>
        <w:tc>
          <w:tcPr>
            <w:tcW w:w="1418" w:type="dxa"/>
          </w:tcPr>
          <w:p w14:paraId="063502E4" w14:textId="77777777" w:rsidR="00405EDD" w:rsidRPr="00ED251C" w:rsidRDefault="00405EDD" w:rsidP="00380A01">
            <w:pPr>
              <w:rPr>
                <w:sz w:val="26"/>
                <w:szCs w:val="26"/>
              </w:rPr>
            </w:pPr>
            <w:r w:rsidRPr="00ED251C">
              <w:rPr>
                <w:sz w:val="26"/>
                <w:szCs w:val="26"/>
              </w:rPr>
              <w:t>Char</w:t>
            </w:r>
          </w:p>
        </w:tc>
        <w:tc>
          <w:tcPr>
            <w:tcW w:w="1984" w:type="dxa"/>
          </w:tcPr>
          <w:p w14:paraId="3ABCA139"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7181E19C" w14:textId="77777777" w:rsidR="00405EDD" w:rsidRPr="00ED251C" w:rsidRDefault="00405EDD" w:rsidP="00380A01">
            <w:pPr>
              <w:rPr>
                <w:sz w:val="26"/>
                <w:szCs w:val="26"/>
              </w:rPr>
            </w:pPr>
            <w:r w:rsidRPr="00ED251C">
              <w:rPr>
                <w:sz w:val="26"/>
                <w:szCs w:val="26"/>
              </w:rPr>
              <w:t>Tên thể loại</w:t>
            </w:r>
          </w:p>
        </w:tc>
      </w:tr>
      <w:tr w:rsidR="00405EDD" w:rsidRPr="00ED251C" w14:paraId="1C1E140D" w14:textId="77777777" w:rsidTr="00380A01">
        <w:tc>
          <w:tcPr>
            <w:tcW w:w="704" w:type="dxa"/>
          </w:tcPr>
          <w:p w14:paraId="3C438893" w14:textId="77777777" w:rsidR="00405EDD" w:rsidRPr="00ED251C" w:rsidRDefault="00405EDD" w:rsidP="00380A01">
            <w:pPr>
              <w:rPr>
                <w:sz w:val="26"/>
                <w:szCs w:val="26"/>
              </w:rPr>
            </w:pPr>
            <w:r w:rsidRPr="00ED251C">
              <w:rPr>
                <w:sz w:val="26"/>
                <w:szCs w:val="26"/>
              </w:rPr>
              <w:t>3</w:t>
            </w:r>
          </w:p>
        </w:tc>
        <w:tc>
          <w:tcPr>
            <w:tcW w:w="2268" w:type="dxa"/>
          </w:tcPr>
          <w:p w14:paraId="05DB41AD" w14:textId="77777777" w:rsidR="00405EDD" w:rsidRPr="00ED251C" w:rsidRDefault="00405EDD" w:rsidP="00380A01">
            <w:pPr>
              <w:rPr>
                <w:sz w:val="26"/>
                <w:szCs w:val="26"/>
              </w:rPr>
            </w:pPr>
            <w:r w:rsidRPr="00ED251C">
              <w:rPr>
                <w:sz w:val="26"/>
                <w:szCs w:val="26"/>
              </w:rPr>
              <w:t>LinkAnh</w:t>
            </w:r>
          </w:p>
        </w:tc>
        <w:tc>
          <w:tcPr>
            <w:tcW w:w="1418" w:type="dxa"/>
          </w:tcPr>
          <w:p w14:paraId="47734E42" w14:textId="77777777" w:rsidR="00405EDD" w:rsidRPr="00ED251C" w:rsidRDefault="00405EDD" w:rsidP="00380A01">
            <w:pPr>
              <w:rPr>
                <w:sz w:val="26"/>
                <w:szCs w:val="26"/>
              </w:rPr>
            </w:pPr>
            <w:r w:rsidRPr="00ED251C">
              <w:rPr>
                <w:sz w:val="26"/>
                <w:szCs w:val="26"/>
              </w:rPr>
              <w:t>Char</w:t>
            </w:r>
          </w:p>
        </w:tc>
        <w:tc>
          <w:tcPr>
            <w:tcW w:w="1984" w:type="dxa"/>
          </w:tcPr>
          <w:p w14:paraId="2D8E0D99"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3DAC7555" w14:textId="77777777" w:rsidR="00405EDD" w:rsidRPr="00ED251C" w:rsidRDefault="00405EDD" w:rsidP="00380A01">
            <w:pPr>
              <w:rPr>
                <w:sz w:val="26"/>
                <w:szCs w:val="26"/>
              </w:rPr>
            </w:pPr>
            <w:r w:rsidRPr="00ED251C">
              <w:rPr>
                <w:sz w:val="26"/>
                <w:szCs w:val="26"/>
              </w:rPr>
              <w:t>Link ảnh thể loại</w:t>
            </w:r>
          </w:p>
        </w:tc>
      </w:tr>
    </w:tbl>
    <w:p w14:paraId="48F3E5DA" w14:textId="77777777" w:rsidR="00405EDD" w:rsidRPr="00ED251C" w:rsidRDefault="00405EDD" w:rsidP="00405EDD">
      <w:pPr>
        <w:rPr>
          <w:sz w:val="26"/>
          <w:szCs w:val="26"/>
        </w:rPr>
      </w:pPr>
    </w:p>
    <w:p w14:paraId="4FC5BFB3" w14:textId="733F27E2" w:rsidR="00405EDD" w:rsidRPr="00ED251C" w:rsidRDefault="00F00387" w:rsidP="00F81291">
      <w:pPr>
        <w:pStyle w:val="ListParagraph"/>
        <w:numPr>
          <w:ilvl w:val="2"/>
          <w:numId w:val="43"/>
        </w:numPr>
        <w:outlineLvl w:val="2"/>
      </w:pPr>
      <w:bookmarkStart w:id="161" w:name="_Toc106013405"/>
      <w:bookmarkStart w:id="162" w:name="_Toc106036765"/>
      <w:r w:rsidRPr="00ED251C">
        <w:t>Bảng thích</w:t>
      </w:r>
      <w:bookmarkEnd w:id="161"/>
      <w:bookmarkEnd w:id="162"/>
    </w:p>
    <w:tbl>
      <w:tblPr>
        <w:tblW w:w="0" w:type="auto"/>
        <w:tblLook w:val="04A0" w:firstRow="1" w:lastRow="0" w:firstColumn="1" w:lastColumn="0" w:noHBand="0" w:noVBand="1"/>
      </w:tblPr>
      <w:tblGrid>
        <w:gridCol w:w="708"/>
        <w:gridCol w:w="2268"/>
        <w:gridCol w:w="1418"/>
        <w:gridCol w:w="1984"/>
        <w:gridCol w:w="2976"/>
      </w:tblGrid>
      <w:tr w:rsidR="00405EDD" w:rsidRPr="00ED251C" w14:paraId="530CDD37" w14:textId="77777777" w:rsidTr="00380A01">
        <w:tc>
          <w:tcPr>
            <w:tcW w:w="704" w:type="dxa"/>
          </w:tcPr>
          <w:p w14:paraId="70581841" w14:textId="77777777" w:rsidR="00405EDD" w:rsidRPr="00ED251C" w:rsidRDefault="00405EDD" w:rsidP="00380A01">
            <w:pPr>
              <w:rPr>
                <w:b/>
                <w:bCs/>
                <w:sz w:val="26"/>
                <w:szCs w:val="26"/>
              </w:rPr>
            </w:pPr>
            <w:r w:rsidRPr="00ED251C">
              <w:rPr>
                <w:b/>
                <w:bCs/>
                <w:sz w:val="26"/>
                <w:szCs w:val="26"/>
              </w:rPr>
              <w:t>STT</w:t>
            </w:r>
          </w:p>
        </w:tc>
        <w:tc>
          <w:tcPr>
            <w:tcW w:w="2268" w:type="dxa"/>
          </w:tcPr>
          <w:p w14:paraId="7EA77AD5" w14:textId="77777777" w:rsidR="00405EDD" w:rsidRPr="00ED251C" w:rsidRDefault="00405EDD" w:rsidP="00380A01">
            <w:pPr>
              <w:rPr>
                <w:b/>
                <w:bCs/>
                <w:sz w:val="26"/>
                <w:szCs w:val="26"/>
              </w:rPr>
            </w:pPr>
            <w:r w:rsidRPr="00ED251C">
              <w:rPr>
                <w:b/>
                <w:bCs/>
                <w:sz w:val="26"/>
                <w:szCs w:val="26"/>
              </w:rPr>
              <w:t>Tên thuộc tính</w:t>
            </w:r>
          </w:p>
        </w:tc>
        <w:tc>
          <w:tcPr>
            <w:tcW w:w="1418" w:type="dxa"/>
          </w:tcPr>
          <w:p w14:paraId="7A203C14" w14:textId="77777777" w:rsidR="00405EDD" w:rsidRPr="00ED251C" w:rsidRDefault="00405EDD" w:rsidP="00380A01">
            <w:pPr>
              <w:rPr>
                <w:b/>
                <w:bCs/>
                <w:sz w:val="26"/>
                <w:szCs w:val="26"/>
              </w:rPr>
            </w:pPr>
            <w:r w:rsidRPr="00ED251C">
              <w:rPr>
                <w:b/>
                <w:bCs/>
                <w:sz w:val="26"/>
                <w:szCs w:val="26"/>
              </w:rPr>
              <w:t>Kiểu</w:t>
            </w:r>
          </w:p>
        </w:tc>
        <w:tc>
          <w:tcPr>
            <w:tcW w:w="1984" w:type="dxa"/>
          </w:tcPr>
          <w:p w14:paraId="41ADD176" w14:textId="77777777" w:rsidR="00405EDD" w:rsidRPr="00ED251C" w:rsidRDefault="00405EDD" w:rsidP="00380A01">
            <w:pPr>
              <w:rPr>
                <w:b/>
                <w:bCs/>
                <w:sz w:val="26"/>
                <w:szCs w:val="26"/>
              </w:rPr>
            </w:pPr>
            <w:r w:rsidRPr="00ED251C">
              <w:rPr>
                <w:b/>
                <w:bCs/>
                <w:sz w:val="26"/>
                <w:szCs w:val="26"/>
              </w:rPr>
              <w:t>Ràng buộc</w:t>
            </w:r>
          </w:p>
        </w:tc>
        <w:tc>
          <w:tcPr>
            <w:tcW w:w="2976" w:type="dxa"/>
          </w:tcPr>
          <w:p w14:paraId="444981FF" w14:textId="77777777" w:rsidR="00405EDD" w:rsidRPr="00ED251C" w:rsidRDefault="00405EDD" w:rsidP="00380A01">
            <w:pPr>
              <w:rPr>
                <w:b/>
                <w:bCs/>
                <w:sz w:val="26"/>
                <w:szCs w:val="26"/>
              </w:rPr>
            </w:pPr>
            <w:r w:rsidRPr="00ED251C">
              <w:rPr>
                <w:b/>
                <w:bCs/>
                <w:sz w:val="26"/>
                <w:szCs w:val="26"/>
              </w:rPr>
              <w:t>Ý nghĩa/Ghi chú</w:t>
            </w:r>
          </w:p>
        </w:tc>
      </w:tr>
      <w:tr w:rsidR="00405EDD" w:rsidRPr="00ED251C" w14:paraId="0CD477A5" w14:textId="77777777" w:rsidTr="00380A01">
        <w:tc>
          <w:tcPr>
            <w:tcW w:w="704" w:type="dxa"/>
          </w:tcPr>
          <w:p w14:paraId="2F8F6F0F" w14:textId="77777777" w:rsidR="00405EDD" w:rsidRPr="00ED251C" w:rsidRDefault="00405EDD" w:rsidP="00380A01">
            <w:pPr>
              <w:rPr>
                <w:sz w:val="26"/>
                <w:szCs w:val="26"/>
              </w:rPr>
            </w:pPr>
            <w:r w:rsidRPr="00ED251C">
              <w:rPr>
                <w:sz w:val="26"/>
                <w:szCs w:val="26"/>
              </w:rPr>
              <w:t>1</w:t>
            </w:r>
          </w:p>
        </w:tc>
        <w:tc>
          <w:tcPr>
            <w:tcW w:w="2268" w:type="dxa"/>
          </w:tcPr>
          <w:p w14:paraId="2CA45164" w14:textId="77777777" w:rsidR="00405EDD" w:rsidRPr="00ED251C" w:rsidRDefault="00405EDD" w:rsidP="00380A01">
            <w:pPr>
              <w:rPr>
                <w:sz w:val="26"/>
                <w:szCs w:val="26"/>
              </w:rPr>
            </w:pPr>
            <w:r w:rsidRPr="00ED251C">
              <w:rPr>
                <w:sz w:val="26"/>
                <w:szCs w:val="26"/>
              </w:rPr>
              <w:t>IDBaiHat</w:t>
            </w:r>
          </w:p>
        </w:tc>
        <w:tc>
          <w:tcPr>
            <w:tcW w:w="1418" w:type="dxa"/>
          </w:tcPr>
          <w:p w14:paraId="36D332FC" w14:textId="77777777" w:rsidR="00405EDD" w:rsidRPr="00ED251C" w:rsidRDefault="00405EDD" w:rsidP="00380A01">
            <w:pPr>
              <w:rPr>
                <w:sz w:val="26"/>
                <w:szCs w:val="26"/>
              </w:rPr>
            </w:pPr>
            <w:r w:rsidRPr="00ED251C">
              <w:rPr>
                <w:sz w:val="26"/>
                <w:szCs w:val="26"/>
              </w:rPr>
              <w:t>Integer</w:t>
            </w:r>
          </w:p>
        </w:tc>
        <w:tc>
          <w:tcPr>
            <w:tcW w:w="1984" w:type="dxa"/>
          </w:tcPr>
          <w:p w14:paraId="5F57B63A" w14:textId="77777777" w:rsidR="00405EDD" w:rsidRPr="00ED251C" w:rsidRDefault="00405EDD" w:rsidP="00380A01">
            <w:pPr>
              <w:jc w:val="center"/>
              <w:rPr>
                <w:sz w:val="26"/>
                <w:szCs w:val="26"/>
              </w:rPr>
            </w:pPr>
            <w:r w:rsidRPr="00ED251C">
              <w:rPr>
                <w:sz w:val="26"/>
                <w:szCs w:val="26"/>
              </w:rPr>
              <w:t>&gt;0</w:t>
            </w:r>
          </w:p>
        </w:tc>
        <w:tc>
          <w:tcPr>
            <w:tcW w:w="2976" w:type="dxa"/>
          </w:tcPr>
          <w:p w14:paraId="42F6B041" w14:textId="77777777" w:rsidR="00405EDD" w:rsidRPr="00ED251C" w:rsidRDefault="00405EDD" w:rsidP="00380A01">
            <w:pPr>
              <w:rPr>
                <w:sz w:val="26"/>
                <w:szCs w:val="26"/>
              </w:rPr>
            </w:pPr>
            <w:r w:rsidRPr="00ED251C">
              <w:rPr>
                <w:sz w:val="26"/>
                <w:szCs w:val="26"/>
              </w:rPr>
              <w:t>Khóa chính</w:t>
            </w:r>
          </w:p>
        </w:tc>
      </w:tr>
      <w:tr w:rsidR="00405EDD" w:rsidRPr="00ED251C" w14:paraId="77CC21FB" w14:textId="77777777" w:rsidTr="00380A01">
        <w:tc>
          <w:tcPr>
            <w:tcW w:w="704" w:type="dxa"/>
          </w:tcPr>
          <w:p w14:paraId="4DFEBA1A" w14:textId="77777777" w:rsidR="00405EDD" w:rsidRPr="00ED251C" w:rsidRDefault="00405EDD" w:rsidP="00380A01">
            <w:pPr>
              <w:rPr>
                <w:sz w:val="26"/>
                <w:szCs w:val="26"/>
              </w:rPr>
            </w:pPr>
            <w:r w:rsidRPr="00ED251C">
              <w:rPr>
                <w:sz w:val="26"/>
                <w:szCs w:val="26"/>
              </w:rPr>
              <w:t>2</w:t>
            </w:r>
          </w:p>
        </w:tc>
        <w:tc>
          <w:tcPr>
            <w:tcW w:w="2268" w:type="dxa"/>
          </w:tcPr>
          <w:p w14:paraId="40364406" w14:textId="77777777" w:rsidR="00405EDD" w:rsidRPr="00ED251C" w:rsidRDefault="00405EDD" w:rsidP="00380A01">
            <w:pPr>
              <w:rPr>
                <w:sz w:val="26"/>
                <w:szCs w:val="26"/>
              </w:rPr>
            </w:pPr>
            <w:r w:rsidRPr="00ED251C">
              <w:rPr>
                <w:sz w:val="26"/>
                <w:szCs w:val="26"/>
              </w:rPr>
              <w:t>IDNguoiDung</w:t>
            </w:r>
          </w:p>
        </w:tc>
        <w:tc>
          <w:tcPr>
            <w:tcW w:w="1418" w:type="dxa"/>
          </w:tcPr>
          <w:p w14:paraId="7CDC6614" w14:textId="77777777" w:rsidR="00405EDD" w:rsidRPr="00ED251C" w:rsidRDefault="00405EDD" w:rsidP="00380A01">
            <w:pPr>
              <w:rPr>
                <w:sz w:val="26"/>
                <w:szCs w:val="26"/>
              </w:rPr>
            </w:pPr>
            <w:r w:rsidRPr="00ED251C">
              <w:rPr>
                <w:sz w:val="26"/>
                <w:szCs w:val="26"/>
              </w:rPr>
              <w:t>Char</w:t>
            </w:r>
          </w:p>
        </w:tc>
        <w:tc>
          <w:tcPr>
            <w:tcW w:w="1984" w:type="dxa"/>
          </w:tcPr>
          <w:p w14:paraId="2E450D8B"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2A256623" w14:textId="77777777" w:rsidR="00405EDD" w:rsidRPr="00ED251C" w:rsidRDefault="00405EDD" w:rsidP="00380A01">
            <w:pPr>
              <w:rPr>
                <w:sz w:val="26"/>
                <w:szCs w:val="26"/>
              </w:rPr>
            </w:pPr>
            <w:r w:rsidRPr="00ED251C">
              <w:rPr>
                <w:sz w:val="26"/>
                <w:szCs w:val="26"/>
              </w:rPr>
              <w:t>IdNguoiDung</w:t>
            </w:r>
          </w:p>
        </w:tc>
      </w:tr>
    </w:tbl>
    <w:p w14:paraId="6D408F25" w14:textId="77777777" w:rsidR="00405EDD" w:rsidRPr="00ED251C" w:rsidRDefault="00405EDD" w:rsidP="00405EDD">
      <w:pPr>
        <w:rPr>
          <w:sz w:val="26"/>
          <w:szCs w:val="26"/>
        </w:rPr>
      </w:pPr>
    </w:p>
    <w:p w14:paraId="60C06D1C" w14:textId="4965D46E" w:rsidR="00405EDD" w:rsidRPr="00ED251C" w:rsidRDefault="00F00387" w:rsidP="00F81291">
      <w:pPr>
        <w:pStyle w:val="ListParagraph"/>
        <w:numPr>
          <w:ilvl w:val="2"/>
          <w:numId w:val="43"/>
        </w:numPr>
        <w:outlineLvl w:val="2"/>
      </w:pPr>
      <w:bookmarkStart w:id="163" w:name="_Toc106013406"/>
      <w:bookmarkStart w:id="164" w:name="_Toc106036766"/>
      <w:r w:rsidRPr="00ED251C">
        <w:t>Bảng quảng cáo</w:t>
      </w:r>
      <w:bookmarkEnd w:id="163"/>
      <w:bookmarkEnd w:id="164"/>
    </w:p>
    <w:tbl>
      <w:tblPr>
        <w:tblW w:w="0" w:type="auto"/>
        <w:tblLook w:val="04A0" w:firstRow="1" w:lastRow="0" w:firstColumn="1" w:lastColumn="0" w:noHBand="0" w:noVBand="1"/>
      </w:tblPr>
      <w:tblGrid>
        <w:gridCol w:w="708"/>
        <w:gridCol w:w="2268"/>
        <w:gridCol w:w="1418"/>
        <w:gridCol w:w="1984"/>
        <w:gridCol w:w="2976"/>
      </w:tblGrid>
      <w:tr w:rsidR="00405EDD" w:rsidRPr="00ED251C" w14:paraId="14AD1520" w14:textId="77777777" w:rsidTr="00380A01">
        <w:tc>
          <w:tcPr>
            <w:tcW w:w="704" w:type="dxa"/>
            <w:shd w:val="clear" w:color="auto" w:fill="BFBFBF" w:themeFill="background1" w:themeFillShade="BF"/>
          </w:tcPr>
          <w:p w14:paraId="5126AFF3" w14:textId="77777777" w:rsidR="00405EDD" w:rsidRPr="00ED251C" w:rsidRDefault="00405EDD" w:rsidP="00380A01">
            <w:pPr>
              <w:rPr>
                <w:b/>
                <w:bCs/>
                <w:sz w:val="26"/>
                <w:szCs w:val="26"/>
              </w:rPr>
            </w:pPr>
            <w:r w:rsidRPr="00ED251C">
              <w:rPr>
                <w:b/>
                <w:bCs/>
                <w:sz w:val="26"/>
                <w:szCs w:val="26"/>
              </w:rPr>
              <w:t>STT</w:t>
            </w:r>
          </w:p>
        </w:tc>
        <w:tc>
          <w:tcPr>
            <w:tcW w:w="2268" w:type="dxa"/>
            <w:shd w:val="clear" w:color="auto" w:fill="BFBFBF" w:themeFill="background1" w:themeFillShade="BF"/>
          </w:tcPr>
          <w:p w14:paraId="5438E2E1" w14:textId="77777777" w:rsidR="00405EDD" w:rsidRPr="00ED251C" w:rsidRDefault="00405EDD" w:rsidP="00380A01">
            <w:pPr>
              <w:rPr>
                <w:b/>
                <w:bCs/>
                <w:sz w:val="26"/>
                <w:szCs w:val="26"/>
              </w:rPr>
            </w:pPr>
            <w:r w:rsidRPr="00ED251C">
              <w:rPr>
                <w:b/>
                <w:bCs/>
                <w:sz w:val="26"/>
                <w:szCs w:val="26"/>
              </w:rPr>
              <w:t>Tên thuộc tính</w:t>
            </w:r>
          </w:p>
        </w:tc>
        <w:tc>
          <w:tcPr>
            <w:tcW w:w="1418" w:type="dxa"/>
            <w:shd w:val="clear" w:color="auto" w:fill="BFBFBF" w:themeFill="background1" w:themeFillShade="BF"/>
          </w:tcPr>
          <w:p w14:paraId="2564B745" w14:textId="77777777" w:rsidR="00405EDD" w:rsidRPr="00ED251C" w:rsidRDefault="00405EDD" w:rsidP="00380A01">
            <w:pPr>
              <w:rPr>
                <w:b/>
                <w:bCs/>
                <w:sz w:val="26"/>
                <w:szCs w:val="26"/>
              </w:rPr>
            </w:pPr>
            <w:r w:rsidRPr="00ED251C">
              <w:rPr>
                <w:b/>
                <w:bCs/>
                <w:sz w:val="26"/>
                <w:szCs w:val="26"/>
              </w:rPr>
              <w:t>Kiểu</w:t>
            </w:r>
          </w:p>
        </w:tc>
        <w:tc>
          <w:tcPr>
            <w:tcW w:w="1984" w:type="dxa"/>
            <w:shd w:val="clear" w:color="auto" w:fill="BFBFBF" w:themeFill="background1" w:themeFillShade="BF"/>
          </w:tcPr>
          <w:p w14:paraId="23D78A44" w14:textId="77777777" w:rsidR="00405EDD" w:rsidRPr="00ED251C" w:rsidRDefault="00405EDD" w:rsidP="00380A01">
            <w:pPr>
              <w:rPr>
                <w:b/>
                <w:bCs/>
                <w:sz w:val="26"/>
                <w:szCs w:val="26"/>
              </w:rPr>
            </w:pPr>
            <w:r w:rsidRPr="00ED251C">
              <w:rPr>
                <w:b/>
                <w:bCs/>
                <w:sz w:val="26"/>
                <w:szCs w:val="26"/>
              </w:rPr>
              <w:t>Ràng buộc</w:t>
            </w:r>
          </w:p>
        </w:tc>
        <w:tc>
          <w:tcPr>
            <w:tcW w:w="2976" w:type="dxa"/>
            <w:shd w:val="clear" w:color="auto" w:fill="BFBFBF" w:themeFill="background1" w:themeFillShade="BF"/>
          </w:tcPr>
          <w:p w14:paraId="1EE00F06" w14:textId="77777777" w:rsidR="00405EDD" w:rsidRPr="00ED251C" w:rsidRDefault="00405EDD" w:rsidP="00380A01">
            <w:pPr>
              <w:rPr>
                <w:b/>
                <w:bCs/>
                <w:sz w:val="26"/>
                <w:szCs w:val="26"/>
              </w:rPr>
            </w:pPr>
            <w:r w:rsidRPr="00ED251C">
              <w:rPr>
                <w:b/>
                <w:bCs/>
                <w:sz w:val="26"/>
                <w:szCs w:val="26"/>
              </w:rPr>
              <w:t>Ý nghĩa/Ghi chú</w:t>
            </w:r>
          </w:p>
        </w:tc>
      </w:tr>
      <w:tr w:rsidR="00405EDD" w:rsidRPr="00ED251C" w14:paraId="1272961C" w14:textId="77777777" w:rsidTr="00380A01">
        <w:tc>
          <w:tcPr>
            <w:tcW w:w="704" w:type="dxa"/>
          </w:tcPr>
          <w:p w14:paraId="4F102C17" w14:textId="77777777" w:rsidR="00405EDD" w:rsidRPr="00ED251C" w:rsidRDefault="00405EDD" w:rsidP="00380A01">
            <w:pPr>
              <w:rPr>
                <w:sz w:val="26"/>
                <w:szCs w:val="26"/>
              </w:rPr>
            </w:pPr>
            <w:r w:rsidRPr="00ED251C">
              <w:rPr>
                <w:sz w:val="26"/>
                <w:szCs w:val="26"/>
              </w:rPr>
              <w:t>1</w:t>
            </w:r>
          </w:p>
        </w:tc>
        <w:tc>
          <w:tcPr>
            <w:tcW w:w="2268" w:type="dxa"/>
          </w:tcPr>
          <w:p w14:paraId="3A78426D" w14:textId="77777777" w:rsidR="00405EDD" w:rsidRPr="00ED251C" w:rsidRDefault="00405EDD" w:rsidP="00380A01">
            <w:pPr>
              <w:rPr>
                <w:sz w:val="26"/>
                <w:szCs w:val="26"/>
              </w:rPr>
            </w:pPr>
            <w:r w:rsidRPr="00ED251C">
              <w:rPr>
                <w:sz w:val="26"/>
                <w:szCs w:val="26"/>
              </w:rPr>
              <w:t>IDQuangCao</w:t>
            </w:r>
          </w:p>
        </w:tc>
        <w:tc>
          <w:tcPr>
            <w:tcW w:w="1418" w:type="dxa"/>
          </w:tcPr>
          <w:p w14:paraId="329921CC" w14:textId="77777777" w:rsidR="00405EDD" w:rsidRPr="00ED251C" w:rsidRDefault="00405EDD" w:rsidP="00380A01">
            <w:pPr>
              <w:rPr>
                <w:sz w:val="26"/>
                <w:szCs w:val="26"/>
              </w:rPr>
            </w:pPr>
            <w:r w:rsidRPr="00ED251C">
              <w:rPr>
                <w:sz w:val="26"/>
                <w:szCs w:val="26"/>
              </w:rPr>
              <w:t>Integer</w:t>
            </w:r>
          </w:p>
        </w:tc>
        <w:tc>
          <w:tcPr>
            <w:tcW w:w="1984" w:type="dxa"/>
          </w:tcPr>
          <w:p w14:paraId="37B24C8D" w14:textId="77777777" w:rsidR="00405EDD" w:rsidRPr="00ED251C" w:rsidRDefault="00405EDD" w:rsidP="00380A01">
            <w:pPr>
              <w:jc w:val="center"/>
              <w:rPr>
                <w:sz w:val="26"/>
                <w:szCs w:val="26"/>
              </w:rPr>
            </w:pPr>
            <w:r w:rsidRPr="00ED251C">
              <w:rPr>
                <w:sz w:val="26"/>
                <w:szCs w:val="26"/>
              </w:rPr>
              <w:t>&gt;0</w:t>
            </w:r>
          </w:p>
        </w:tc>
        <w:tc>
          <w:tcPr>
            <w:tcW w:w="2976" w:type="dxa"/>
          </w:tcPr>
          <w:p w14:paraId="4E2F94F7" w14:textId="77777777" w:rsidR="00405EDD" w:rsidRPr="00ED251C" w:rsidRDefault="00405EDD" w:rsidP="00380A01">
            <w:pPr>
              <w:rPr>
                <w:sz w:val="26"/>
                <w:szCs w:val="26"/>
              </w:rPr>
            </w:pPr>
            <w:r w:rsidRPr="00ED251C">
              <w:rPr>
                <w:sz w:val="26"/>
                <w:szCs w:val="26"/>
              </w:rPr>
              <w:t>Khóa chính</w:t>
            </w:r>
          </w:p>
        </w:tc>
      </w:tr>
      <w:tr w:rsidR="00405EDD" w:rsidRPr="00ED251C" w14:paraId="440501C3" w14:textId="77777777" w:rsidTr="00380A01">
        <w:tc>
          <w:tcPr>
            <w:tcW w:w="704" w:type="dxa"/>
          </w:tcPr>
          <w:p w14:paraId="50F5637F" w14:textId="77777777" w:rsidR="00405EDD" w:rsidRPr="00ED251C" w:rsidRDefault="00405EDD" w:rsidP="00380A01">
            <w:pPr>
              <w:rPr>
                <w:sz w:val="26"/>
                <w:szCs w:val="26"/>
              </w:rPr>
            </w:pPr>
            <w:r w:rsidRPr="00ED251C">
              <w:rPr>
                <w:sz w:val="26"/>
                <w:szCs w:val="26"/>
              </w:rPr>
              <w:t>2</w:t>
            </w:r>
          </w:p>
        </w:tc>
        <w:tc>
          <w:tcPr>
            <w:tcW w:w="2268" w:type="dxa"/>
          </w:tcPr>
          <w:p w14:paraId="70F6E93C" w14:textId="77777777" w:rsidR="00405EDD" w:rsidRPr="00ED251C" w:rsidRDefault="00405EDD" w:rsidP="00380A01">
            <w:pPr>
              <w:rPr>
                <w:sz w:val="26"/>
                <w:szCs w:val="26"/>
              </w:rPr>
            </w:pPr>
            <w:r w:rsidRPr="00ED251C">
              <w:rPr>
                <w:sz w:val="26"/>
                <w:szCs w:val="26"/>
              </w:rPr>
              <w:t>IDBaiHat</w:t>
            </w:r>
          </w:p>
        </w:tc>
        <w:tc>
          <w:tcPr>
            <w:tcW w:w="1418" w:type="dxa"/>
          </w:tcPr>
          <w:p w14:paraId="4B5E846E" w14:textId="77777777" w:rsidR="00405EDD" w:rsidRPr="00ED251C" w:rsidRDefault="00405EDD" w:rsidP="00380A01">
            <w:pPr>
              <w:rPr>
                <w:sz w:val="26"/>
                <w:szCs w:val="26"/>
              </w:rPr>
            </w:pPr>
            <w:r w:rsidRPr="00ED251C">
              <w:rPr>
                <w:sz w:val="26"/>
                <w:szCs w:val="26"/>
              </w:rPr>
              <w:t>Integer</w:t>
            </w:r>
          </w:p>
        </w:tc>
        <w:tc>
          <w:tcPr>
            <w:tcW w:w="1984" w:type="dxa"/>
          </w:tcPr>
          <w:p w14:paraId="040B3D84" w14:textId="77777777" w:rsidR="00405EDD" w:rsidRPr="00ED251C" w:rsidRDefault="00405EDD" w:rsidP="00380A01">
            <w:pPr>
              <w:jc w:val="center"/>
              <w:rPr>
                <w:sz w:val="26"/>
                <w:szCs w:val="26"/>
              </w:rPr>
            </w:pPr>
            <w:r w:rsidRPr="00ED251C">
              <w:rPr>
                <w:sz w:val="26"/>
                <w:szCs w:val="26"/>
              </w:rPr>
              <w:t>&gt;0</w:t>
            </w:r>
          </w:p>
        </w:tc>
        <w:tc>
          <w:tcPr>
            <w:tcW w:w="2976" w:type="dxa"/>
          </w:tcPr>
          <w:p w14:paraId="3E43A45B" w14:textId="77777777" w:rsidR="00405EDD" w:rsidRPr="00ED251C" w:rsidRDefault="00405EDD" w:rsidP="00380A01">
            <w:pPr>
              <w:rPr>
                <w:sz w:val="26"/>
                <w:szCs w:val="26"/>
              </w:rPr>
            </w:pPr>
            <w:r w:rsidRPr="00ED251C">
              <w:rPr>
                <w:sz w:val="26"/>
                <w:szCs w:val="26"/>
              </w:rPr>
              <w:t>Id bài hát</w:t>
            </w:r>
          </w:p>
        </w:tc>
      </w:tr>
      <w:tr w:rsidR="00405EDD" w:rsidRPr="00ED251C" w14:paraId="5F2AEF81" w14:textId="77777777" w:rsidTr="00380A01">
        <w:tc>
          <w:tcPr>
            <w:tcW w:w="704" w:type="dxa"/>
          </w:tcPr>
          <w:p w14:paraId="0F21735B" w14:textId="77777777" w:rsidR="00405EDD" w:rsidRPr="00ED251C" w:rsidRDefault="00405EDD" w:rsidP="00380A01">
            <w:pPr>
              <w:rPr>
                <w:sz w:val="26"/>
                <w:szCs w:val="26"/>
              </w:rPr>
            </w:pPr>
            <w:r w:rsidRPr="00ED251C">
              <w:rPr>
                <w:sz w:val="26"/>
                <w:szCs w:val="26"/>
              </w:rPr>
              <w:t>3</w:t>
            </w:r>
          </w:p>
        </w:tc>
        <w:tc>
          <w:tcPr>
            <w:tcW w:w="2268" w:type="dxa"/>
          </w:tcPr>
          <w:p w14:paraId="1153118D" w14:textId="77777777" w:rsidR="00405EDD" w:rsidRPr="00ED251C" w:rsidRDefault="00405EDD" w:rsidP="00380A01">
            <w:pPr>
              <w:rPr>
                <w:sz w:val="26"/>
                <w:szCs w:val="26"/>
              </w:rPr>
            </w:pPr>
            <w:r w:rsidRPr="00ED251C">
              <w:rPr>
                <w:sz w:val="26"/>
                <w:szCs w:val="26"/>
              </w:rPr>
              <w:t>LinkHinhAnh</w:t>
            </w:r>
          </w:p>
        </w:tc>
        <w:tc>
          <w:tcPr>
            <w:tcW w:w="1418" w:type="dxa"/>
          </w:tcPr>
          <w:p w14:paraId="3AD4F722" w14:textId="77777777" w:rsidR="00405EDD" w:rsidRPr="00ED251C" w:rsidRDefault="00405EDD" w:rsidP="00380A01">
            <w:pPr>
              <w:rPr>
                <w:sz w:val="26"/>
                <w:szCs w:val="26"/>
              </w:rPr>
            </w:pPr>
            <w:r w:rsidRPr="00ED251C">
              <w:rPr>
                <w:sz w:val="26"/>
                <w:szCs w:val="26"/>
              </w:rPr>
              <w:t>Char</w:t>
            </w:r>
          </w:p>
        </w:tc>
        <w:tc>
          <w:tcPr>
            <w:tcW w:w="1984" w:type="dxa"/>
          </w:tcPr>
          <w:p w14:paraId="1719B3F0"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5018B6D5" w14:textId="77777777" w:rsidR="00405EDD" w:rsidRPr="00ED251C" w:rsidRDefault="00405EDD" w:rsidP="00380A01">
            <w:pPr>
              <w:rPr>
                <w:sz w:val="26"/>
                <w:szCs w:val="26"/>
              </w:rPr>
            </w:pPr>
            <w:r w:rsidRPr="00ED251C">
              <w:rPr>
                <w:sz w:val="26"/>
                <w:szCs w:val="26"/>
              </w:rPr>
              <w:t>Link hình ảnh quảng cáo</w:t>
            </w:r>
          </w:p>
        </w:tc>
      </w:tr>
      <w:tr w:rsidR="00405EDD" w:rsidRPr="00ED251C" w14:paraId="5503D20B" w14:textId="77777777" w:rsidTr="00380A01">
        <w:tc>
          <w:tcPr>
            <w:tcW w:w="704" w:type="dxa"/>
          </w:tcPr>
          <w:p w14:paraId="0D3317CF" w14:textId="77777777" w:rsidR="00405EDD" w:rsidRPr="00ED251C" w:rsidRDefault="00405EDD" w:rsidP="00380A01">
            <w:pPr>
              <w:rPr>
                <w:sz w:val="26"/>
                <w:szCs w:val="26"/>
              </w:rPr>
            </w:pPr>
            <w:r w:rsidRPr="00ED251C">
              <w:rPr>
                <w:sz w:val="26"/>
                <w:szCs w:val="26"/>
              </w:rPr>
              <w:t>4</w:t>
            </w:r>
          </w:p>
        </w:tc>
        <w:tc>
          <w:tcPr>
            <w:tcW w:w="2268" w:type="dxa"/>
          </w:tcPr>
          <w:p w14:paraId="7C2521E8" w14:textId="77777777" w:rsidR="00405EDD" w:rsidRPr="00ED251C" w:rsidRDefault="00405EDD" w:rsidP="00380A01">
            <w:pPr>
              <w:rPr>
                <w:sz w:val="26"/>
                <w:szCs w:val="26"/>
              </w:rPr>
            </w:pPr>
            <w:r w:rsidRPr="00ED251C">
              <w:rPr>
                <w:sz w:val="26"/>
                <w:szCs w:val="26"/>
              </w:rPr>
              <w:t>NoiDungQC</w:t>
            </w:r>
          </w:p>
        </w:tc>
        <w:tc>
          <w:tcPr>
            <w:tcW w:w="1418" w:type="dxa"/>
          </w:tcPr>
          <w:p w14:paraId="3792CCF3" w14:textId="77777777" w:rsidR="00405EDD" w:rsidRPr="00ED251C" w:rsidRDefault="00405EDD" w:rsidP="00380A01">
            <w:pPr>
              <w:rPr>
                <w:sz w:val="26"/>
                <w:szCs w:val="26"/>
              </w:rPr>
            </w:pPr>
            <w:r w:rsidRPr="00ED251C">
              <w:rPr>
                <w:sz w:val="26"/>
                <w:szCs w:val="26"/>
              </w:rPr>
              <w:t>Char</w:t>
            </w:r>
          </w:p>
        </w:tc>
        <w:tc>
          <w:tcPr>
            <w:tcW w:w="1984" w:type="dxa"/>
          </w:tcPr>
          <w:p w14:paraId="15CD4FEF" w14:textId="77777777" w:rsidR="00405EDD" w:rsidRPr="00ED251C" w:rsidRDefault="00405EDD" w:rsidP="00380A01">
            <w:pPr>
              <w:jc w:val="center"/>
              <w:rPr>
                <w:sz w:val="26"/>
                <w:szCs w:val="26"/>
              </w:rPr>
            </w:pPr>
            <w:r w:rsidRPr="00ED251C">
              <w:rPr>
                <w:sz w:val="26"/>
                <w:szCs w:val="26"/>
              </w:rPr>
              <w:t>Tối đa 256 kí tự</w:t>
            </w:r>
          </w:p>
        </w:tc>
        <w:tc>
          <w:tcPr>
            <w:tcW w:w="2976" w:type="dxa"/>
          </w:tcPr>
          <w:p w14:paraId="00804C82" w14:textId="77777777" w:rsidR="00405EDD" w:rsidRPr="00ED251C" w:rsidRDefault="00405EDD" w:rsidP="00380A01">
            <w:pPr>
              <w:rPr>
                <w:sz w:val="26"/>
                <w:szCs w:val="26"/>
              </w:rPr>
            </w:pPr>
            <w:r w:rsidRPr="00ED251C">
              <w:rPr>
                <w:sz w:val="26"/>
                <w:szCs w:val="26"/>
              </w:rPr>
              <w:t>Nội dung quảng cáo</w:t>
            </w:r>
          </w:p>
        </w:tc>
      </w:tr>
    </w:tbl>
    <w:p w14:paraId="191E4E4E" w14:textId="77777777" w:rsidR="00AF244A" w:rsidRDefault="00AF244A" w:rsidP="00405EDD">
      <w:pPr>
        <w:pStyle w:val="ListParagraph"/>
        <w:ind w:left="792"/>
      </w:pPr>
    </w:p>
    <w:p w14:paraId="5EE9D1E7" w14:textId="77777777" w:rsidR="00AF244A" w:rsidRDefault="00AF244A">
      <w:pPr>
        <w:rPr>
          <w:sz w:val="26"/>
          <w:szCs w:val="26"/>
          <w:lang w:eastAsia="en-US"/>
        </w:rPr>
      </w:pPr>
      <w:r>
        <w:br w:type="page"/>
      </w:r>
    </w:p>
    <w:p w14:paraId="0BE34A66" w14:textId="5DE9102E" w:rsidR="00AA20EB" w:rsidRDefault="00405EDD" w:rsidP="00AA20EB">
      <w:pPr>
        <w:pStyle w:val="Heading1"/>
        <w:rPr>
          <w:sz w:val="32"/>
          <w:szCs w:val="32"/>
        </w:rPr>
      </w:pPr>
      <w:bookmarkStart w:id="165" w:name="_Toc106013407"/>
      <w:bookmarkStart w:id="166" w:name="_Toc106036767"/>
      <w:r w:rsidRPr="00237479">
        <w:rPr>
          <w:sz w:val="32"/>
          <w:szCs w:val="32"/>
        </w:rPr>
        <w:lastRenderedPageBreak/>
        <w:t xml:space="preserve">Chương </w:t>
      </w:r>
      <w:r w:rsidR="00F00387">
        <w:rPr>
          <w:sz w:val="32"/>
          <w:szCs w:val="32"/>
        </w:rPr>
        <w:t>6</w:t>
      </w:r>
      <w:r w:rsidRPr="00237479">
        <w:rPr>
          <w:sz w:val="32"/>
          <w:szCs w:val="32"/>
        </w:rPr>
        <w:t xml:space="preserve">: </w:t>
      </w:r>
      <w:r w:rsidR="00BE1E59" w:rsidRPr="00237479">
        <w:rPr>
          <w:sz w:val="32"/>
          <w:szCs w:val="32"/>
        </w:rPr>
        <w:t>THIẾT KẾ KIẾN TRÚC</w:t>
      </w:r>
      <w:bookmarkEnd w:id="165"/>
      <w:bookmarkEnd w:id="166"/>
    </w:p>
    <w:p w14:paraId="59B62CF3" w14:textId="2E199133" w:rsidR="00405EDD" w:rsidRPr="001C2423" w:rsidRDefault="00AA20EB" w:rsidP="002F0E0E">
      <w:pPr>
        <w:pStyle w:val="Heading2"/>
        <w:spacing w:line="360" w:lineRule="auto"/>
        <w:rPr>
          <w:rFonts w:ascii="Times New Roman" w:hAnsi="Times New Roman" w:cs="Times New Roman"/>
          <w:b/>
          <w:bCs/>
          <w:color w:val="000000" w:themeColor="text1"/>
          <w:sz w:val="32"/>
          <w:szCs w:val="32"/>
        </w:rPr>
      </w:pPr>
      <w:bookmarkStart w:id="167" w:name="_Toc106013408"/>
      <w:bookmarkStart w:id="168" w:name="_Toc106036768"/>
      <w:r w:rsidRPr="001C2423">
        <w:rPr>
          <w:rFonts w:ascii="Times New Roman" w:hAnsi="Times New Roman" w:cs="Times New Roman"/>
          <w:b/>
          <w:bCs/>
          <w:color w:val="000000" w:themeColor="text1"/>
        </w:rPr>
        <w:t>6</w:t>
      </w:r>
      <w:r w:rsidRPr="001C2423">
        <w:rPr>
          <w:rFonts w:ascii="Times New Roman" w:hAnsi="Times New Roman" w:cs="Times New Roman"/>
          <w:b/>
          <w:bCs/>
          <w:color w:val="000000" w:themeColor="text1"/>
          <w:lang w:val="vi-VN"/>
        </w:rPr>
        <w:t xml:space="preserve">.1. </w:t>
      </w:r>
      <w:r w:rsidR="00F84468" w:rsidRPr="001C2423">
        <w:rPr>
          <w:rFonts w:ascii="Times New Roman" w:hAnsi="Times New Roman" w:cs="Times New Roman"/>
          <w:b/>
          <w:bCs/>
          <w:color w:val="000000" w:themeColor="text1"/>
        </w:rPr>
        <w:t>Ứng dụng kiến trúc MVC để phát triển phần mềm</w:t>
      </w:r>
      <w:bookmarkEnd w:id="167"/>
      <w:bookmarkEnd w:id="168"/>
    </w:p>
    <w:p w14:paraId="1122F316" w14:textId="1723ABA9" w:rsidR="00405EDD" w:rsidRPr="00ED251C" w:rsidRDefault="00405EDD" w:rsidP="00405EDD">
      <w:pPr>
        <w:rPr>
          <w:sz w:val="26"/>
          <w:szCs w:val="26"/>
        </w:rPr>
      </w:pPr>
      <w:r w:rsidRPr="00ED251C">
        <w:rPr>
          <w:sz w:val="26"/>
          <w:szCs w:val="26"/>
        </w:rPr>
        <w:t>MVC là viết tắt của cụm từ “Model-View-Controller</w:t>
      </w:r>
      <w:r w:rsidR="002F0E0E">
        <w:rPr>
          <w:sz w:val="26"/>
          <w:szCs w:val="26"/>
          <w:lang w:val="vi-VN"/>
        </w:rPr>
        <w:t>”</w:t>
      </w:r>
      <w:r w:rsidRPr="00ED251C">
        <w:rPr>
          <w:sz w:val="26"/>
          <w:szCs w:val="26"/>
        </w:rPr>
        <w:t>. Đây là mô hình thiết kế sử dụng trong kỹ thuật phần mềm. MVC là một mẫu kiến trúc phần mềm để tạo lập giao diện người dùng trên máy tính. MVC chia thành ba phần được kết nối với nhau như tên gọi: Model (dữ liệu), View (giao diện) và Controller (bộ điều khiển).</w:t>
      </w:r>
    </w:p>
    <w:p w14:paraId="04D45981" w14:textId="2AD6BA29" w:rsidR="00405EDD" w:rsidRPr="00ED251C" w:rsidRDefault="00405EDD" w:rsidP="00405EDD">
      <w:pPr>
        <w:jc w:val="center"/>
        <w:rPr>
          <w:sz w:val="26"/>
          <w:szCs w:val="26"/>
        </w:rPr>
      </w:pPr>
      <w:r w:rsidRPr="00ED251C">
        <w:rPr>
          <w:sz w:val="26"/>
          <w:szCs w:val="26"/>
        </w:rPr>
        <w:t xml:space="preserve">Đơn giản hơn, là mô hình này được chia thành 3 phần trong </w:t>
      </w:r>
      <w:r w:rsidR="005236D1">
        <w:rPr>
          <w:sz w:val="26"/>
          <w:szCs w:val="26"/>
        </w:rPr>
        <w:t>source</w:t>
      </w:r>
      <w:r w:rsidRPr="00ED251C">
        <w:rPr>
          <w:sz w:val="26"/>
          <w:szCs w:val="26"/>
        </w:rPr>
        <w:t xml:space="preserve"> code. Và mỗi phần đảm nhận vai trò và nhiệm vụ riêng biệt nhau và độc lập.</w:t>
      </w:r>
      <w:r w:rsidRPr="00ED251C">
        <w:rPr>
          <w:noProof/>
          <w:sz w:val="26"/>
          <w:szCs w:val="26"/>
        </w:rPr>
        <w:drawing>
          <wp:inline distT="0" distB="0" distL="0" distR="0" wp14:anchorId="4933A85E" wp14:editId="5DCEF25E">
            <wp:extent cx="4819650" cy="2619375"/>
            <wp:effectExtent l="0" t="0" r="0" b="9525"/>
            <wp:docPr id="263" name="Picture 2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650" cy="2619375"/>
                    </a:xfrm>
                    <a:prstGeom prst="rect">
                      <a:avLst/>
                    </a:prstGeom>
                    <a:noFill/>
                  </pic:spPr>
                </pic:pic>
              </a:graphicData>
            </a:graphic>
          </wp:inline>
        </w:drawing>
      </w:r>
    </w:p>
    <w:p w14:paraId="617A5A6A" w14:textId="77777777" w:rsidR="00405EDD" w:rsidRPr="00ED251C" w:rsidRDefault="00405EDD" w:rsidP="00405EDD">
      <w:pPr>
        <w:rPr>
          <w:sz w:val="26"/>
          <w:szCs w:val="26"/>
        </w:rPr>
      </w:pPr>
      <w:r w:rsidRPr="00ED251C">
        <w:rPr>
          <w:sz w:val="26"/>
          <w:szCs w:val="26"/>
        </w:rPr>
        <w:t>Mô hình MVC (MVC pattern) thường được dùng để phát triển giao diện người dùng. Nó cung cấp các thành phần cơ bản để thiết kế một chương trình cho máy tính hoặc điện thoại di động, cũng như là các ứng dụng web.</w:t>
      </w:r>
    </w:p>
    <w:p w14:paraId="3FFFEF72" w14:textId="03157E91" w:rsidR="00405EDD" w:rsidRPr="00ED251C" w:rsidRDefault="00405EDD" w:rsidP="00405EDD">
      <w:pPr>
        <w:rPr>
          <w:sz w:val="26"/>
          <w:szCs w:val="26"/>
        </w:rPr>
      </w:pPr>
      <w:r w:rsidRPr="00ED251C">
        <w:rPr>
          <w:sz w:val="26"/>
          <w:szCs w:val="26"/>
        </w:rPr>
        <w:t>Mô hình MVC gồm 3 loại chính là thành phần bên trong không thể thiếu khi áp dụng mô hình này:</w:t>
      </w:r>
    </w:p>
    <w:p w14:paraId="5891CE64" w14:textId="77777777" w:rsidR="00405EDD" w:rsidRPr="00ED251C" w:rsidRDefault="00405EDD" w:rsidP="00405EDD">
      <w:pPr>
        <w:rPr>
          <w:sz w:val="26"/>
          <w:szCs w:val="26"/>
        </w:rPr>
      </w:pPr>
      <w:r w:rsidRPr="00ED251C">
        <w:rPr>
          <w:sz w:val="26"/>
          <w:szCs w:val="26"/>
        </w:rPr>
        <w:t>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14:paraId="6CA7B455" w14:textId="77777777" w:rsidR="00405EDD" w:rsidRPr="00ED251C" w:rsidRDefault="00405EDD" w:rsidP="00405EDD">
      <w:pPr>
        <w:rPr>
          <w:sz w:val="26"/>
          <w:szCs w:val="26"/>
        </w:rPr>
      </w:pPr>
      <w:r w:rsidRPr="00ED251C">
        <w:rPr>
          <w:sz w:val="26"/>
          <w:szCs w:val="26"/>
        </w:rPr>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14:paraId="78BE1131" w14:textId="77777777" w:rsidR="00405EDD" w:rsidRPr="00ED251C" w:rsidRDefault="00405EDD" w:rsidP="00405EDD">
      <w:pPr>
        <w:rPr>
          <w:sz w:val="26"/>
          <w:szCs w:val="26"/>
        </w:rPr>
      </w:pPr>
      <w:r w:rsidRPr="00ED251C">
        <w:rPr>
          <w:sz w:val="26"/>
          <w:szCs w:val="26"/>
        </w:rPr>
        <w:lastRenderedPageBreak/>
        <w:t>Controller: Là bộ phận có nhiệm vụ xử lý các yêu cầu người dùng đưa đến thông qua View. Một controller bao gồm cả Model lẫn View. Nó nhận input và thực hiện các update tương ứng.</w:t>
      </w:r>
    </w:p>
    <w:p w14:paraId="2EA68FCB" w14:textId="77777777" w:rsidR="00405EDD" w:rsidRPr="00ED251C" w:rsidRDefault="00405EDD" w:rsidP="00405EDD">
      <w:pPr>
        <w:rPr>
          <w:sz w:val="26"/>
          <w:szCs w:val="26"/>
        </w:rPr>
      </w:pPr>
      <w:r w:rsidRPr="00ED251C">
        <w:rPr>
          <w:sz w:val="26"/>
          <w:szCs w:val="26"/>
        </w:rPr>
        <w:t>Ví dụ: một Controller có thể cập nhật một Model bằng cách thay đổi các thuộc tính của nhân vật trong game. Và nó có thể sửa đổi view bằng cách hiển thị nhân vật được cập nhật trong game đó.</w:t>
      </w:r>
    </w:p>
    <w:p w14:paraId="46E7367D" w14:textId="77777777" w:rsidR="00405EDD" w:rsidRPr="001C2423" w:rsidRDefault="00AA20EB" w:rsidP="00F81291">
      <w:pPr>
        <w:pStyle w:val="ListParagraph"/>
        <w:numPr>
          <w:ilvl w:val="1"/>
          <w:numId w:val="44"/>
        </w:numPr>
        <w:outlineLvl w:val="1"/>
        <w:rPr>
          <w:b/>
        </w:rPr>
      </w:pPr>
      <w:bookmarkStart w:id="169" w:name="_Toc106013409"/>
      <w:bookmarkStart w:id="170" w:name="_Toc106036769"/>
      <w:r w:rsidRPr="001C2423">
        <w:rPr>
          <w:b/>
        </w:rPr>
        <w:t>Mục đích lựa chọn</w:t>
      </w:r>
      <w:bookmarkEnd w:id="169"/>
      <w:bookmarkEnd w:id="170"/>
    </w:p>
    <w:p w14:paraId="2F2227C9" w14:textId="77777777" w:rsidR="00405EDD" w:rsidRPr="00617864" w:rsidRDefault="00405EDD" w:rsidP="00617864">
      <w:pPr>
        <w:pStyle w:val="ListParagraph"/>
        <w:numPr>
          <w:ilvl w:val="0"/>
          <w:numId w:val="49"/>
        </w:numPr>
      </w:pPr>
      <w:r w:rsidRPr="00617864">
        <w:t>Trình tự xử lý rất rõ ràng</w:t>
      </w:r>
    </w:p>
    <w:p w14:paraId="4C5D23B5" w14:textId="2186D3FE" w:rsidR="00405EDD" w:rsidRPr="00617864" w:rsidRDefault="00405EDD" w:rsidP="00617864">
      <w:pPr>
        <w:pStyle w:val="ListParagraph"/>
        <w:numPr>
          <w:ilvl w:val="0"/>
          <w:numId w:val="49"/>
        </w:numPr>
      </w:pPr>
      <w:r w:rsidRPr="00617864">
        <w:t xml:space="preserve">Mô hình MVC quy hoạch các class/function vào các thành phần </w:t>
      </w:r>
      <w:r w:rsidR="00077F15">
        <w:t>riêng biệt</w:t>
      </w:r>
      <w:r w:rsidRPr="00617864">
        <w:t xml:space="preserve"> Controller - Model - View, việc đó làm cho quá trình phát triển - quản lý - vận hành - bảo trì diễn ra thuận lợi hơn, tạo ra được các chức năng chuyên biệt hoá đồng thời kiểm soát được luồng xử lý.</w:t>
      </w:r>
    </w:p>
    <w:p w14:paraId="2C2FC0DB" w14:textId="0A1C5B70" w:rsidR="00405EDD" w:rsidRPr="00617864" w:rsidRDefault="00405EDD" w:rsidP="00617864">
      <w:pPr>
        <w:pStyle w:val="ListParagraph"/>
        <w:numPr>
          <w:ilvl w:val="0"/>
          <w:numId w:val="49"/>
        </w:numPr>
      </w:pPr>
      <w:r w:rsidRPr="00617864">
        <w:t>Tạo mô hình chuẩn cho dự án, khi người có chuyên môn ngoài dự án tiếp cận với dự án dễ dàng hơn.</w:t>
      </w:r>
    </w:p>
    <w:p w14:paraId="3F064CD4" w14:textId="0A1C5B70" w:rsidR="00FC49CD" w:rsidRPr="00617864" w:rsidRDefault="00405EDD" w:rsidP="00617864">
      <w:pPr>
        <w:pStyle w:val="ListParagraph"/>
        <w:numPr>
          <w:ilvl w:val="0"/>
          <w:numId w:val="49"/>
        </w:numPr>
      </w:pPr>
      <w:r w:rsidRPr="00617864">
        <w:t>Mô hình đơn giản, dễ hiểu, xử lý những nghiệp vụ đơn giản, và dễ dàng triển khai với các dự án nhỏ.</w:t>
      </w:r>
    </w:p>
    <w:p w14:paraId="749CCFE2" w14:textId="77777777" w:rsidR="00F84468" w:rsidRDefault="00F84468">
      <w:pPr>
        <w:rPr>
          <w:b/>
          <w:bCs/>
          <w:sz w:val="26"/>
          <w:szCs w:val="26"/>
        </w:rPr>
      </w:pPr>
      <w:r>
        <w:rPr>
          <w:b/>
          <w:bCs/>
          <w:sz w:val="26"/>
          <w:szCs w:val="26"/>
        </w:rPr>
        <w:br w:type="page"/>
      </w:r>
    </w:p>
    <w:p w14:paraId="60B7FE31" w14:textId="4D1C0604" w:rsidR="00262044" w:rsidRPr="00685254" w:rsidRDefault="00262044" w:rsidP="00E30E95">
      <w:pPr>
        <w:pStyle w:val="Heading1"/>
        <w:rPr>
          <w:sz w:val="32"/>
          <w:szCs w:val="32"/>
        </w:rPr>
      </w:pPr>
      <w:bookmarkStart w:id="171" w:name="_Toc106007298"/>
      <w:bookmarkStart w:id="172" w:name="_Toc106013410"/>
      <w:bookmarkStart w:id="173" w:name="_Toc106036770"/>
      <w:r w:rsidRPr="00685254">
        <w:rPr>
          <w:sz w:val="32"/>
          <w:szCs w:val="32"/>
        </w:rPr>
        <w:lastRenderedPageBreak/>
        <w:t xml:space="preserve">Chương 7: </w:t>
      </w:r>
      <w:r w:rsidR="00BE1E59" w:rsidRPr="00685254">
        <w:rPr>
          <w:sz w:val="32"/>
          <w:szCs w:val="32"/>
        </w:rPr>
        <w:t>THIẾT KẾ GIAO DIỆN</w:t>
      </w:r>
      <w:bookmarkEnd w:id="171"/>
      <w:bookmarkEnd w:id="172"/>
      <w:bookmarkEnd w:id="173"/>
    </w:p>
    <w:p w14:paraId="5D6FD5BD" w14:textId="712CB57B" w:rsidR="004E59F3" w:rsidRPr="004E59F3" w:rsidRDefault="004E59F3" w:rsidP="00F81291">
      <w:pPr>
        <w:pStyle w:val="ListParagraph"/>
        <w:numPr>
          <w:ilvl w:val="1"/>
          <w:numId w:val="40"/>
        </w:numPr>
        <w:outlineLvl w:val="1"/>
        <w:rPr>
          <w:b/>
          <w:bCs/>
        </w:rPr>
      </w:pPr>
      <w:bookmarkStart w:id="174" w:name="_Toc106013411"/>
      <w:bookmarkStart w:id="175" w:name="_Toc106036771"/>
      <w:r w:rsidRPr="004E59F3">
        <w:rPr>
          <w:b/>
          <w:bCs/>
        </w:rPr>
        <w:t>Sơ đồ liên kết các màn hình</w:t>
      </w:r>
      <w:bookmarkEnd w:id="174"/>
      <w:bookmarkEnd w:id="175"/>
    </w:p>
    <w:p w14:paraId="2667A1CE" w14:textId="77777777" w:rsidR="004E59F3" w:rsidRDefault="004E59F3" w:rsidP="004E59F3">
      <w:pPr>
        <w:ind w:left="360"/>
        <w:rPr>
          <w:b/>
          <w:bCs/>
          <w:sz w:val="26"/>
          <w:szCs w:val="26"/>
        </w:rPr>
      </w:pPr>
      <w:r>
        <w:rPr>
          <w:b/>
          <w:bCs/>
          <w:noProof/>
          <w:sz w:val="26"/>
          <w:szCs w:val="26"/>
        </w:rPr>
        <w:drawing>
          <wp:inline distT="0" distB="0" distL="0" distR="0" wp14:anchorId="5543F8A6" wp14:editId="60804385">
            <wp:extent cx="6062893" cy="2743200"/>
            <wp:effectExtent l="0" t="0" r="0" b="0"/>
            <wp:docPr id="285" name="Picture 2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68978" cy="2745953"/>
                    </a:xfrm>
                    <a:prstGeom prst="rect">
                      <a:avLst/>
                    </a:prstGeom>
                  </pic:spPr>
                </pic:pic>
              </a:graphicData>
            </a:graphic>
          </wp:inline>
        </w:drawing>
      </w:r>
    </w:p>
    <w:p w14:paraId="70B7361F" w14:textId="4A41AFDD" w:rsidR="004E59F3" w:rsidRPr="004E59F3" w:rsidRDefault="004E59F3" w:rsidP="00F81291">
      <w:pPr>
        <w:pStyle w:val="ListParagraph"/>
        <w:numPr>
          <w:ilvl w:val="1"/>
          <w:numId w:val="40"/>
        </w:numPr>
        <w:outlineLvl w:val="1"/>
        <w:rPr>
          <w:b/>
          <w:bCs/>
        </w:rPr>
      </w:pPr>
      <w:bookmarkStart w:id="176" w:name="_Toc106013412"/>
      <w:bookmarkStart w:id="177" w:name="_Toc106036772"/>
      <w:r w:rsidRPr="004E59F3">
        <w:rPr>
          <w:b/>
          <w:bCs/>
        </w:rPr>
        <w:t>Danh sách các màn hình</w:t>
      </w:r>
      <w:bookmarkEnd w:id="176"/>
      <w:bookmarkEnd w:id="177"/>
    </w:p>
    <w:tbl>
      <w:tblPr>
        <w:tblW w:w="0" w:type="auto"/>
        <w:tblInd w:w="360" w:type="dxa"/>
        <w:tblLook w:val="04A0" w:firstRow="1" w:lastRow="0" w:firstColumn="1" w:lastColumn="0" w:noHBand="0" w:noVBand="1"/>
      </w:tblPr>
      <w:tblGrid>
        <w:gridCol w:w="769"/>
        <w:gridCol w:w="3544"/>
        <w:gridCol w:w="4677"/>
      </w:tblGrid>
      <w:tr w:rsidR="004E59F3" w14:paraId="4864C826" w14:textId="77777777" w:rsidTr="00493630">
        <w:tc>
          <w:tcPr>
            <w:tcW w:w="769" w:type="dxa"/>
            <w:shd w:val="clear" w:color="auto" w:fill="BFBFBF" w:themeFill="background1" w:themeFillShade="BF"/>
          </w:tcPr>
          <w:p w14:paraId="3FA43EBE" w14:textId="77777777" w:rsidR="004E59F3" w:rsidRDefault="004E59F3" w:rsidP="00493630">
            <w:pPr>
              <w:jc w:val="center"/>
              <w:rPr>
                <w:b/>
                <w:bCs/>
                <w:sz w:val="26"/>
                <w:szCs w:val="26"/>
              </w:rPr>
            </w:pPr>
            <w:r>
              <w:rPr>
                <w:b/>
                <w:bCs/>
                <w:sz w:val="26"/>
                <w:szCs w:val="26"/>
              </w:rPr>
              <w:t>STT</w:t>
            </w:r>
          </w:p>
        </w:tc>
        <w:tc>
          <w:tcPr>
            <w:tcW w:w="3544" w:type="dxa"/>
            <w:shd w:val="clear" w:color="auto" w:fill="BFBFBF" w:themeFill="background1" w:themeFillShade="BF"/>
          </w:tcPr>
          <w:p w14:paraId="1B07E60D" w14:textId="77777777" w:rsidR="004E59F3" w:rsidRDefault="004E59F3" w:rsidP="00493630">
            <w:pPr>
              <w:jc w:val="center"/>
              <w:rPr>
                <w:b/>
                <w:bCs/>
                <w:sz w:val="26"/>
                <w:szCs w:val="26"/>
              </w:rPr>
            </w:pPr>
            <w:r>
              <w:rPr>
                <w:b/>
                <w:bCs/>
                <w:sz w:val="26"/>
                <w:szCs w:val="26"/>
              </w:rPr>
              <w:t>Màn hình</w:t>
            </w:r>
          </w:p>
        </w:tc>
        <w:tc>
          <w:tcPr>
            <w:tcW w:w="4677" w:type="dxa"/>
            <w:shd w:val="clear" w:color="auto" w:fill="BFBFBF" w:themeFill="background1" w:themeFillShade="BF"/>
          </w:tcPr>
          <w:p w14:paraId="19115133" w14:textId="77777777" w:rsidR="004E59F3" w:rsidRDefault="004E59F3" w:rsidP="00493630">
            <w:pPr>
              <w:jc w:val="center"/>
              <w:rPr>
                <w:b/>
                <w:bCs/>
                <w:sz w:val="26"/>
                <w:szCs w:val="26"/>
              </w:rPr>
            </w:pPr>
            <w:r>
              <w:rPr>
                <w:b/>
                <w:bCs/>
                <w:sz w:val="26"/>
                <w:szCs w:val="26"/>
              </w:rPr>
              <w:t>Ý nghĩa/ ghi chú</w:t>
            </w:r>
          </w:p>
        </w:tc>
      </w:tr>
      <w:tr w:rsidR="004E59F3" w14:paraId="14DFE104" w14:textId="77777777" w:rsidTr="00805D89">
        <w:tc>
          <w:tcPr>
            <w:tcW w:w="769" w:type="dxa"/>
          </w:tcPr>
          <w:p w14:paraId="5D5F439A" w14:textId="77777777" w:rsidR="004E59F3" w:rsidRPr="009F6E9F" w:rsidRDefault="004E59F3" w:rsidP="00493630">
            <w:pPr>
              <w:jc w:val="center"/>
              <w:rPr>
                <w:sz w:val="26"/>
                <w:szCs w:val="26"/>
              </w:rPr>
            </w:pPr>
            <w:r w:rsidRPr="009F6E9F">
              <w:rPr>
                <w:sz w:val="26"/>
                <w:szCs w:val="26"/>
              </w:rPr>
              <w:t>1</w:t>
            </w:r>
          </w:p>
        </w:tc>
        <w:tc>
          <w:tcPr>
            <w:tcW w:w="3544" w:type="dxa"/>
          </w:tcPr>
          <w:p w14:paraId="2AB15712" w14:textId="77777777" w:rsidR="004E59F3" w:rsidRPr="009F6E9F" w:rsidRDefault="004E59F3" w:rsidP="00ED62E1">
            <w:pPr>
              <w:rPr>
                <w:sz w:val="26"/>
                <w:szCs w:val="26"/>
              </w:rPr>
            </w:pPr>
            <w:r w:rsidRPr="009F6E9F">
              <w:rPr>
                <w:sz w:val="26"/>
                <w:szCs w:val="26"/>
              </w:rPr>
              <w:t>Màn hình chọn phương thức đăng nhập hoặc đăng ký</w:t>
            </w:r>
          </w:p>
        </w:tc>
        <w:tc>
          <w:tcPr>
            <w:tcW w:w="4677" w:type="dxa"/>
          </w:tcPr>
          <w:p w14:paraId="70660522" w14:textId="77777777" w:rsidR="004E59F3" w:rsidRPr="009F6E9F" w:rsidRDefault="004E59F3" w:rsidP="00ED62E1">
            <w:pPr>
              <w:rPr>
                <w:sz w:val="26"/>
                <w:szCs w:val="26"/>
              </w:rPr>
            </w:pPr>
            <w:r>
              <w:rPr>
                <w:sz w:val="26"/>
                <w:szCs w:val="26"/>
              </w:rPr>
              <w:t>Chọn các phương thức đăng nhập vào ứng dụng hoặc tạo tài khoản</w:t>
            </w:r>
          </w:p>
        </w:tc>
      </w:tr>
      <w:tr w:rsidR="004E59F3" w14:paraId="1A8685D8" w14:textId="77777777" w:rsidTr="00805D89">
        <w:tc>
          <w:tcPr>
            <w:tcW w:w="769" w:type="dxa"/>
          </w:tcPr>
          <w:p w14:paraId="6BC80D13" w14:textId="77777777" w:rsidR="004E59F3" w:rsidRPr="009F6E9F" w:rsidRDefault="004E59F3" w:rsidP="00493630">
            <w:pPr>
              <w:jc w:val="center"/>
              <w:rPr>
                <w:sz w:val="26"/>
                <w:szCs w:val="26"/>
              </w:rPr>
            </w:pPr>
            <w:r>
              <w:rPr>
                <w:sz w:val="26"/>
                <w:szCs w:val="26"/>
              </w:rPr>
              <w:t>2</w:t>
            </w:r>
          </w:p>
        </w:tc>
        <w:tc>
          <w:tcPr>
            <w:tcW w:w="3544" w:type="dxa"/>
          </w:tcPr>
          <w:p w14:paraId="74AA7BB3" w14:textId="77777777" w:rsidR="004E59F3" w:rsidRPr="009F6E9F" w:rsidRDefault="004E59F3" w:rsidP="00ED62E1">
            <w:pPr>
              <w:rPr>
                <w:sz w:val="26"/>
                <w:szCs w:val="26"/>
              </w:rPr>
            </w:pPr>
            <w:r>
              <w:rPr>
                <w:sz w:val="26"/>
                <w:szCs w:val="26"/>
              </w:rPr>
              <w:t>Màn hình đăng nhập</w:t>
            </w:r>
          </w:p>
        </w:tc>
        <w:tc>
          <w:tcPr>
            <w:tcW w:w="4677" w:type="dxa"/>
          </w:tcPr>
          <w:p w14:paraId="4B586E26" w14:textId="77777777" w:rsidR="004E59F3" w:rsidRPr="009F6E9F" w:rsidRDefault="004E59F3" w:rsidP="00ED62E1">
            <w:pPr>
              <w:rPr>
                <w:sz w:val="26"/>
                <w:szCs w:val="26"/>
              </w:rPr>
            </w:pPr>
            <w:r>
              <w:rPr>
                <w:sz w:val="26"/>
                <w:szCs w:val="26"/>
              </w:rPr>
              <w:t>Đăng nhập vào ứng dụng</w:t>
            </w:r>
          </w:p>
        </w:tc>
      </w:tr>
      <w:tr w:rsidR="004E59F3" w14:paraId="589CA611" w14:textId="77777777" w:rsidTr="00805D89">
        <w:tc>
          <w:tcPr>
            <w:tcW w:w="769" w:type="dxa"/>
          </w:tcPr>
          <w:p w14:paraId="35C9615F" w14:textId="77777777" w:rsidR="004E59F3" w:rsidRPr="009F6E9F" w:rsidRDefault="004E59F3" w:rsidP="00493630">
            <w:pPr>
              <w:jc w:val="center"/>
              <w:rPr>
                <w:sz w:val="26"/>
                <w:szCs w:val="26"/>
              </w:rPr>
            </w:pPr>
            <w:r>
              <w:rPr>
                <w:sz w:val="26"/>
                <w:szCs w:val="26"/>
              </w:rPr>
              <w:t>3</w:t>
            </w:r>
          </w:p>
        </w:tc>
        <w:tc>
          <w:tcPr>
            <w:tcW w:w="3544" w:type="dxa"/>
          </w:tcPr>
          <w:p w14:paraId="09A9524E" w14:textId="77777777" w:rsidR="004E59F3" w:rsidRPr="009F6E9F" w:rsidRDefault="004E59F3" w:rsidP="00ED62E1">
            <w:pPr>
              <w:rPr>
                <w:sz w:val="26"/>
                <w:szCs w:val="26"/>
              </w:rPr>
            </w:pPr>
            <w:r>
              <w:rPr>
                <w:sz w:val="26"/>
                <w:szCs w:val="26"/>
              </w:rPr>
              <w:t>Màn hình quên mật khẩu</w:t>
            </w:r>
          </w:p>
        </w:tc>
        <w:tc>
          <w:tcPr>
            <w:tcW w:w="4677" w:type="dxa"/>
          </w:tcPr>
          <w:p w14:paraId="3FC7372E" w14:textId="77777777" w:rsidR="004E59F3" w:rsidRPr="009F6E9F" w:rsidRDefault="004E59F3" w:rsidP="00ED62E1">
            <w:pPr>
              <w:rPr>
                <w:sz w:val="26"/>
                <w:szCs w:val="26"/>
              </w:rPr>
            </w:pPr>
            <w:r>
              <w:rPr>
                <w:sz w:val="26"/>
                <w:szCs w:val="26"/>
              </w:rPr>
              <w:t>Nhập email đã đăng ký để đổi lại mật khẩu mới</w:t>
            </w:r>
          </w:p>
        </w:tc>
      </w:tr>
      <w:tr w:rsidR="004E59F3" w14:paraId="7BB4C9DE" w14:textId="77777777" w:rsidTr="00805D89">
        <w:tc>
          <w:tcPr>
            <w:tcW w:w="769" w:type="dxa"/>
          </w:tcPr>
          <w:p w14:paraId="0C9BC986" w14:textId="77777777" w:rsidR="004E59F3" w:rsidRPr="009F6E9F" w:rsidRDefault="004E59F3" w:rsidP="00493630">
            <w:pPr>
              <w:jc w:val="center"/>
              <w:rPr>
                <w:sz w:val="26"/>
                <w:szCs w:val="26"/>
              </w:rPr>
            </w:pPr>
            <w:r>
              <w:rPr>
                <w:sz w:val="26"/>
                <w:szCs w:val="26"/>
              </w:rPr>
              <w:t>4</w:t>
            </w:r>
          </w:p>
        </w:tc>
        <w:tc>
          <w:tcPr>
            <w:tcW w:w="3544" w:type="dxa"/>
          </w:tcPr>
          <w:p w14:paraId="4F8ECA02" w14:textId="77777777" w:rsidR="004E59F3" w:rsidRPr="009F6E9F" w:rsidRDefault="004E59F3" w:rsidP="00ED62E1">
            <w:pPr>
              <w:rPr>
                <w:sz w:val="26"/>
                <w:szCs w:val="26"/>
              </w:rPr>
            </w:pPr>
            <w:r>
              <w:rPr>
                <w:sz w:val="26"/>
                <w:szCs w:val="26"/>
              </w:rPr>
              <w:t>Màn hình nhập Email</w:t>
            </w:r>
          </w:p>
        </w:tc>
        <w:tc>
          <w:tcPr>
            <w:tcW w:w="4677" w:type="dxa"/>
          </w:tcPr>
          <w:p w14:paraId="33E88EA3" w14:textId="77777777" w:rsidR="004E59F3" w:rsidRPr="009F6E9F" w:rsidRDefault="004E59F3" w:rsidP="00ED62E1">
            <w:pPr>
              <w:rPr>
                <w:sz w:val="26"/>
                <w:szCs w:val="26"/>
              </w:rPr>
            </w:pPr>
            <w:r>
              <w:rPr>
                <w:sz w:val="26"/>
                <w:szCs w:val="26"/>
              </w:rPr>
              <w:t>Nhập Email của tài khoản</w:t>
            </w:r>
          </w:p>
        </w:tc>
      </w:tr>
      <w:tr w:rsidR="004E59F3" w14:paraId="1862DE99" w14:textId="77777777" w:rsidTr="00805D89">
        <w:tc>
          <w:tcPr>
            <w:tcW w:w="769" w:type="dxa"/>
          </w:tcPr>
          <w:p w14:paraId="61B154DD" w14:textId="77777777" w:rsidR="004E59F3" w:rsidRPr="009F6E9F" w:rsidRDefault="004E59F3" w:rsidP="00493630">
            <w:pPr>
              <w:jc w:val="center"/>
              <w:rPr>
                <w:sz w:val="26"/>
                <w:szCs w:val="26"/>
              </w:rPr>
            </w:pPr>
            <w:r>
              <w:rPr>
                <w:sz w:val="26"/>
                <w:szCs w:val="26"/>
              </w:rPr>
              <w:t>5</w:t>
            </w:r>
          </w:p>
        </w:tc>
        <w:tc>
          <w:tcPr>
            <w:tcW w:w="3544" w:type="dxa"/>
          </w:tcPr>
          <w:p w14:paraId="6B118F01" w14:textId="77777777" w:rsidR="004E59F3" w:rsidRPr="009F6E9F" w:rsidRDefault="004E59F3" w:rsidP="00ED62E1">
            <w:pPr>
              <w:rPr>
                <w:sz w:val="26"/>
                <w:szCs w:val="26"/>
              </w:rPr>
            </w:pPr>
            <w:r>
              <w:rPr>
                <w:sz w:val="26"/>
                <w:szCs w:val="26"/>
              </w:rPr>
              <w:t>Màn hình nhập mật khẩu</w:t>
            </w:r>
          </w:p>
        </w:tc>
        <w:tc>
          <w:tcPr>
            <w:tcW w:w="4677" w:type="dxa"/>
          </w:tcPr>
          <w:p w14:paraId="1BA808B6" w14:textId="77777777" w:rsidR="004E59F3" w:rsidRPr="009F6E9F" w:rsidRDefault="004E59F3" w:rsidP="00ED62E1">
            <w:pPr>
              <w:rPr>
                <w:sz w:val="26"/>
                <w:szCs w:val="26"/>
              </w:rPr>
            </w:pPr>
            <w:r>
              <w:rPr>
                <w:sz w:val="26"/>
                <w:szCs w:val="26"/>
              </w:rPr>
              <w:t>Nhập mật khẩu của tài khoản</w:t>
            </w:r>
          </w:p>
        </w:tc>
      </w:tr>
      <w:tr w:rsidR="004E59F3" w14:paraId="07B0FD09" w14:textId="77777777" w:rsidTr="00805D89">
        <w:tc>
          <w:tcPr>
            <w:tcW w:w="769" w:type="dxa"/>
          </w:tcPr>
          <w:p w14:paraId="24025B11" w14:textId="77777777" w:rsidR="004E59F3" w:rsidRPr="009F6E9F" w:rsidRDefault="004E59F3" w:rsidP="00493630">
            <w:pPr>
              <w:jc w:val="center"/>
              <w:rPr>
                <w:sz w:val="26"/>
                <w:szCs w:val="26"/>
              </w:rPr>
            </w:pPr>
            <w:r>
              <w:rPr>
                <w:sz w:val="26"/>
                <w:szCs w:val="26"/>
              </w:rPr>
              <w:t>6</w:t>
            </w:r>
          </w:p>
        </w:tc>
        <w:tc>
          <w:tcPr>
            <w:tcW w:w="3544" w:type="dxa"/>
          </w:tcPr>
          <w:p w14:paraId="096C5998" w14:textId="77777777" w:rsidR="004E59F3" w:rsidRPr="009F6E9F" w:rsidRDefault="004E59F3" w:rsidP="00ED62E1">
            <w:pPr>
              <w:rPr>
                <w:sz w:val="26"/>
                <w:szCs w:val="26"/>
              </w:rPr>
            </w:pPr>
            <w:r>
              <w:rPr>
                <w:sz w:val="26"/>
                <w:szCs w:val="26"/>
              </w:rPr>
              <w:t>Màn hình chọn giới tính</w:t>
            </w:r>
          </w:p>
        </w:tc>
        <w:tc>
          <w:tcPr>
            <w:tcW w:w="4677" w:type="dxa"/>
          </w:tcPr>
          <w:p w14:paraId="1CB5DB76" w14:textId="77777777" w:rsidR="004E59F3" w:rsidRPr="009F6E9F" w:rsidRDefault="004E59F3" w:rsidP="00ED62E1">
            <w:pPr>
              <w:rPr>
                <w:sz w:val="26"/>
                <w:szCs w:val="26"/>
              </w:rPr>
            </w:pPr>
            <w:r>
              <w:rPr>
                <w:sz w:val="26"/>
                <w:szCs w:val="26"/>
              </w:rPr>
              <w:t>Chọn giới tính</w:t>
            </w:r>
          </w:p>
        </w:tc>
      </w:tr>
      <w:tr w:rsidR="004E59F3" w14:paraId="39E6FD1B" w14:textId="77777777" w:rsidTr="00805D89">
        <w:tc>
          <w:tcPr>
            <w:tcW w:w="769" w:type="dxa"/>
          </w:tcPr>
          <w:p w14:paraId="2BE7FA78" w14:textId="77777777" w:rsidR="004E59F3" w:rsidRPr="009F6E9F" w:rsidRDefault="004E59F3" w:rsidP="00493630">
            <w:pPr>
              <w:jc w:val="center"/>
              <w:rPr>
                <w:sz w:val="26"/>
                <w:szCs w:val="26"/>
              </w:rPr>
            </w:pPr>
            <w:r>
              <w:rPr>
                <w:sz w:val="26"/>
                <w:szCs w:val="26"/>
              </w:rPr>
              <w:t>7</w:t>
            </w:r>
          </w:p>
        </w:tc>
        <w:tc>
          <w:tcPr>
            <w:tcW w:w="3544" w:type="dxa"/>
          </w:tcPr>
          <w:p w14:paraId="7D8089E8" w14:textId="77777777" w:rsidR="004E59F3" w:rsidRPr="009F6E9F" w:rsidRDefault="004E59F3" w:rsidP="00ED62E1">
            <w:pPr>
              <w:rPr>
                <w:sz w:val="26"/>
                <w:szCs w:val="26"/>
              </w:rPr>
            </w:pPr>
            <w:r>
              <w:rPr>
                <w:sz w:val="26"/>
                <w:szCs w:val="26"/>
              </w:rPr>
              <w:t>Màn hình nhập tên</w:t>
            </w:r>
          </w:p>
        </w:tc>
        <w:tc>
          <w:tcPr>
            <w:tcW w:w="4677" w:type="dxa"/>
          </w:tcPr>
          <w:p w14:paraId="473791F3" w14:textId="77777777" w:rsidR="004E59F3" w:rsidRPr="009F6E9F" w:rsidRDefault="004E59F3" w:rsidP="00ED62E1">
            <w:pPr>
              <w:rPr>
                <w:sz w:val="26"/>
                <w:szCs w:val="26"/>
              </w:rPr>
            </w:pPr>
            <w:r>
              <w:rPr>
                <w:sz w:val="26"/>
                <w:szCs w:val="26"/>
              </w:rPr>
              <w:t>Nhập tên</w:t>
            </w:r>
          </w:p>
        </w:tc>
      </w:tr>
      <w:tr w:rsidR="004E59F3" w14:paraId="782BB519" w14:textId="77777777" w:rsidTr="00805D89">
        <w:tc>
          <w:tcPr>
            <w:tcW w:w="769" w:type="dxa"/>
          </w:tcPr>
          <w:p w14:paraId="6D88C8E0" w14:textId="77777777" w:rsidR="004E59F3" w:rsidRDefault="004E59F3" w:rsidP="00493630">
            <w:pPr>
              <w:jc w:val="center"/>
              <w:rPr>
                <w:sz w:val="26"/>
                <w:szCs w:val="26"/>
              </w:rPr>
            </w:pPr>
            <w:r>
              <w:rPr>
                <w:sz w:val="26"/>
                <w:szCs w:val="26"/>
              </w:rPr>
              <w:t>8</w:t>
            </w:r>
          </w:p>
        </w:tc>
        <w:tc>
          <w:tcPr>
            <w:tcW w:w="3544" w:type="dxa"/>
          </w:tcPr>
          <w:p w14:paraId="338F31F0" w14:textId="77777777" w:rsidR="004E59F3" w:rsidRDefault="004E59F3" w:rsidP="00ED62E1">
            <w:pPr>
              <w:rPr>
                <w:sz w:val="26"/>
                <w:szCs w:val="26"/>
              </w:rPr>
            </w:pPr>
            <w:r>
              <w:rPr>
                <w:sz w:val="26"/>
                <w:szCs w:val="26"/>
              </w:rPr>
              <w:t>Màn hình trang chủ</w:t>
            </w:r>
          </w:p>
        </w:tc>
        <w:tc>
          <w:tcPr>
            <w:tcW w:w="4677" w:type="dxa"/>
          </w:tcPr>
          <w:p w14:paraId="177B81B5" w14:textId="77777777" w:rsidR="004E59F3" w:rsidRDefault="004E59F3" w:rsidP="00ED62E1">
            <w:pPr>
              <w:rPr>
                <w:sz w:val="26"/>
                <w:szCs w:val="26"/>
              </w:rPr>
            </w:pPr>
            <w:r>
              <w:rPr>
                <w:sz w:val="26"/>
                <w:szCs w:val="26"/>
              </w:rPr>
              <w:t>Hiển thị quảng cáo bài hát, các tuyển tập bài hát theo chủ đề, thể loại, ca sĩ</w:t>
            </w:r>
          </w:p>
        </w:tc>
      </w:tr>
      <w:tr w:rsidR="004E59F3" w14:paraId="19E404BE" w14:textId="77777777" w:rsidTr="00805D89">
        <w:tc>
          <w:tcPr>
            <w:tcW w:w="769" w:type="dxa"/>
          </w:tcPr>
          <w:p w14:paraId="3FCF70B3" w14:textId="77777777" w:rsidR="004E59F3" w:rsidRDefault="004E59F3" w:rsidP="00493630">
            <w:pPr>
              <w:jc w:val="center"/>
              <w:rPr>
                <w:sz w:val="26"/>
                <w:szCs w:val="26"/>
              </w:rPr>
            </w:pPr>
            <w:r>
              <w:rPr>
                <w:sz w:val="26"/>
                <w:szCs w:val="26"/>
              </w:rPr>
              <w:t>9</w:t>
            </w:r>
          </w:p>
        </w:tc>
        <w:tc>
          <w:tcPr>
            <w:tcW w:w="3544" w:type="dxa"/>
          </w:tcPr>
          <w:p w14:paraId="14235D2B" w14:textId="77777777" w:rsidR="004E59F3" w:rsidRDefault="004E59F3" w:rsidP="00ED62E1">
            <w:pPr>
              <w:rPr>
                <w:sz w:val="26"/>
                <w:szCs w:val="26"/>
              </w:rPr>
            </w:pPr>
            <w:r>
              <w:rPr>
                <w:sz w:val="26"/>
                <w:szCs w:val="26"/>
              </w:rPr>
              <w:t>Màn hình tìm kiếm</w:t>
            </w:r>
          </w:p>
        </w:tc>
        <w:tc>
          <w:tcPr>
            <w:tcW w:w="4677" w:type="dxa"/>
          </w:tcPr>
          <w:p w14:paraId="2BBA01CE" w14:textId="77777777" w:rsidR="004E59F3" w:rsidRDefault="004E59F3" w:rsidP="00ED62E1">
            <w:pPr>
              <w:rPr>
                <w:sz w:val="26"/>
                <w:szCs w:val="26"/>
              </w:rPr>
            </w:pPr>
            <w:r>
              <w:rPr>
                <w:sz w:val="26"/>
                <w:szCs w:val="26"/>
              </w:rPr>
              <w:t>Gợi ý 1 số bài hát và tìm kiếm bài hát</w:t>
            </w:r>
          </w:p>
        </w:tc>
      </w:tr>
      <w:tr w:rsidR="004E59F3" w14:paraId="72647A8A" w14:textId="77777777" w:rsidTr="00805D89">
        <w:tc>
          <w:tcPr>
            <w:tcW w:w="769" w:type="dxa"/>
          </w:tcPr>
          <w:p w14:paraId="5B96BCBF" w14:textId="77777777" w:rsidR="004E59F3" w:rsidRDefault="004E59F3" w:rsidP="00493630">
            <w:pPr>
              <w:jc w:val="center"/>
              <w:rPr>
                <w:sz w:val="26"/>
                <w:szCs w:val="26"/>
              </w:rPr>
            </w:pPr>
            <w:r>
              <w:rPr>
                <w:sz w:val="26"/>
                <w:szCs w:val="26"/>
              </w:rPr>
              <w:t>10</w:t>
            </w:r>
          </w:p>
        </w:tc>
        <w:tc>
          <w:tcPr>
            <w:tcW w:w="3544" w:type="dxa"/>
          </w:tcPr>
          <w:p w14:paraId="40D3CF6B" w14:textId="77777777" w:rsidR="004E59F3" w:rsidRDefault="004E59F3" w:rsidP="00ED62E1">
            <w:pPr>
              <w:rPr>
                <w:sz w:val="26"/>
                <w:szCs w:val="26"/>
              </w:rPr>
            </w:pPr>
            <w:r>
              <w:rPr>
                <w:sz w:val="26"/>
                <w:szCs w:val="26"/>
              </w:rPr>
              <w:t>Màn hình bài hát yêu thích</w:t>
            </w:r>
          </w:p>
        </w:tc>
        <w:tc>
          <w:tcPr>
            <w:tcW w:w="4677" w:type="dxa"/>
          </w:tcPr>
          <w:p w14:paraId="18C90228" w14:textId="77777777" w:rsidR="004E59F3" w:rsidRDefault="004E59F3" w:rsidP="00ED62E1">
            <w:pPr>
              <w:rPr>
                <w:sz w:val="26"/>
                <w:szCs w:val="26"/>
              </w:rPr>
            </w:pPr>
            <w:r>
              <w:rPr>
                <w:sz w:val="26"/>
                <w:szCs w:val="26"/>
              </w:rPr>
              <w:t>Hiển thị các bài hát mà người dùng đã thích</w:t>
            </w:r>
          </w:p>
        </w:tc>
      </w:tr>
      <w:tr w:rsidR="004E59F3" w14:paraId="22E88011" w14:textId="77777777" w:rsidTr="00805D89">
        <w:tc>
          <w:tcPr>
            <w:tcW w:w="769" w:type="dxa"/>
          </w:tcPr>
          <w:p w14:paraId="13BE0150" w14:textId="77777777" w:rsidR="004E59F3" w:rsidRDefault="004E59F3" w:rsidP="00493630">
            <w:pPr>
              <w:jc w:val="center"/>
              <w:rPr>
                <w:sz w:val="26"/>
                <w:szCs w:val="26"/>
              </w:rPr>
            </w:pPr>
            <w:r>
              <w:rPr>
                <w:sz w:val="26"/>
                <w:szCs w:val="26"/>
              </w:rPr>
              <w:lastRenderedPageBreak/>
              <w:t>11</w:t>
            </w:r>
          </w:p>
        </w:tc>
        <w:tc>
          <w:tcPr>
            <w:tcW w:w="3544" w:type="dxa"/>
          </w:tcPr>
          <w:p w14:paraId="7B45133B" w14:textId="77777777" w:rsidR="004E59F3" w:rsidRDefault="004E59F3" w:rsidP="00ED62E1">
            <w:pPr>
              <w:rPr>
                <w:sz w:val="26"/>
                <w:szCs w:val="26"/>
              </w:rPr>
            </w:pPr>
            <w:r>
              <w:rPr>
                <w:sz w:val="26"/>
                <w:szCs w:val="26"/>
              </w:rPr>
              <w:t>Màn hình người dùng</w:t>
            </w:r>
          </w:p>
        </w:tc>
        <w:tc>
          <w:tcPr>
            <w:tcW w:w="4677" w:type="dxa"/>
          </w:tcPr>
          <w:p w14:paraId="23FFAEFA" w14:textId="77777777" w:rsidR="004E59F3" w:rsidRDefault="004E59F3" w:rsidP="00ED62E1">
            <w:pPr>
              <w:rPr>
                <w:sz w:val="26"/>
                <w:szCs w:val="26"/>
              </w:rPr>
            </w:pPr>
            <w:r>
              <w:rPr>
                <w:sz w:val="26"/>
                <w:szCs w:val="26"/>
              </w:rPr>
              <w:t>Hiển thị và cho phép chỉnh sửa thông tin người dùng, hiển thị thông tin của ứng dụng, đăng xuất tài khoản.</w:t>
            </w:r>
          </w:p>
        </w:tc>
      </w:tr>
      <w:tr w:rsidR="004E59F3" w14:paraId="68AE3532" w14:textId="77777777" w:rsidTr="00805D89">
        <w:tc>
          <w:tcPr>
            <w:tcW w:w="769" w:type="dxa"/>
          </w:tcPr>
          <w:p w14:paraId="4C85DE72" w14:textId="77777777" w:rsidR="004E59F3" w:rsidRDefault="004E59F3" w:rsidP="00493630">
            <w:pPr>
              <w:jc w:val="center"/>
              <w:rPr>
                <w:sz w:val="26"/>
                <w:szCs w:val="26"/>
              </w:rPr>
            </w:pPr>
            <w:r>
              <w:rPr>
                <w:sz w:val="26"/>
                <w:szCs w:val="26"/>
              </w:rPr>
              <w:t>12</w:t>
            </w:r>
          </w:p>
        </w:tc>
        <w:tc>
          <w:tcPr>
            <w:tcW w:w="3544" w:type="dxa"/>
          </w:tcPr>
          <w:p w14:paraId="46B3A630" w14:textId="77777777" w:rsidR="004E59F3" w:rsidRDefault="004E59F3" w:rsidP="00ED62E1">
            <w:pPr>
              <w:rPr>
                <w:sz w:val="26"/>
                <w:szCs w:val="26"/>
              </w:rPr>
            </w:pPr>
            <w:r>
              <w:rPr>
                <w:sz w:val="26"/>
                <w:szCs w:val="26"/>
              </w:rPr>
              <w:t>Màn hình danh sách bài hát</w:t>
            </w:r>
          </w:p>
        </w:tc>
        <w:tc>
          <w:tcPr>
            <w:tcW w:w="4677" w:type="dxa"/>
          </w:tcPr>
          <w:p w14:paraId="74FB530E" w14:textId="77777777" w:rsidR="004E59F3" w:rsidRDefault="004E59F3" w:rsidP="00ED62E1">
            <w:pPr>
              <w:rPr>
                <w:sz w:val="26"/>
                <w:szCs w:val="26"/>
              </w:rPr>
            </w:pPr>
            <w:r>
              <w:rPr>
                <w:sz w:val="26"/>
                <w:szCs w:val="26"/>
              </w:rPr>
              <w:t>Hiển thị danh sách các bài hát theo chủ đề, thể loại, ca sĩ</w:t>
            </w:r>
          </w:p>
        </w:tc>
      </w:tr>
      <w:tr w:rsidR="004E59F3" w14:paraId="7F0A1E71" w14:textId="77777777" w:rsidTr="00805D89">
        <w:tc>
          <w:tcPr>
            <w:tcW w:w="769" w:type="dxa"/>
          </w:tcPr>
          <w:p w14:paraId="7E3BBBC4" w14:textId="77777777" w:rsidR="004E59F3" w:rsidRDefault="004E59F3" w:rsidP="00493630">
            <w:pPr>
              <w:jc w:val="center"/>
              <w:rPr>
                <w:sz w:val="26"/>
                <w:szCs w:val="26"/>
              </w:rPr>
            </w:pPr>
            <w:r>
              <w:rPr>
                <w:sz w:val="26"/>
                <w:szCs w:val="26"/>
              </w:rPr>
              <w:t>13</w:t>
            </w:r>
          </w:p>
        </w:tc>
        <w:tc>
          <w:tcPr>
            <w:tcW w:w="3544" w:type="dxa"/>
          </w:tcPr>
          <w:p w14:paraId="549F5107" w14:textId="77777777" w:rsidR="004E59F3" w:rsidRDefault="004E59F3" w:rsidP="00ED62E1">
            <w:pPr>
              <w:rPr>
                <w:sz w:val="26"/>
                <w:szCs w:val="26"/>
              </w:rPr>
            </w:pPr>
            <w:r>
              <w:rPr>
                <w:sz w:val="26"/>
                <w:szCs w:val="26"/>
              </w:rPr>
              <w:t>Màn hình phát nhạc</w:t>
            </w:r>
          </w:p>
        </w:tc>
        <w:tc>
          <w:tcPr>
            <w:tcW w:w="4677" w:type="dxa"/>
          </w:tcPr>
          <w:p w14:paraId="7EF45913" w14:textId="77777777" w:rsidR="004E59F3" w:rsidRDefault="004E59F3" w:rsidP="00ED62E1">
            <w:pPr>
              <w:rPr>
                <w:sz w:val="26"/>
                <w:szCs w:val="26"/>
              </w:rPr>
            </w:pPr>
            <w:r>
              <w:rPr>
                <w:sz w:val="26"/>
                <w:szCs w:val="26"/>
              </w:rPr>
              <w:t>Hiển thị thông tin bài hát, cho phép người dùng phát nhạc hoặc tạm dừng, chuyển bài hát, thích bài hát, ẩn bài hát, hẹn thời gian dừng</w:t>
            </w:r>
          </w:p>
        </w:tc>
      </w:tr>
    </w:tbl>
    <w:p w14:paraId="423ECEA9" w14:textId="63579BAC" w:rsidR="004E59F3" w:rsidRPr="00ED62E1" w:rsidRDefault="004E59F3" w:rsidP="00F81291">
      <w:pPr>
        <w:pStyle w:val="ListParagraph"/>
        <w:numPr>
          <w:ilvl w:val="1"/>
          <w:numId w:val="40"/>
        </w:numPr>
        <w:outlineLvl w:val="1"/>
        <w:rPr>
          <w:b/>
          <w:bCs/>
        </w:rPr>
      </w:pPr>
      <w:bookmarkStart w:id="178" w:name="_Toc106013413"/>
      <w:bookmarkStart w:id="179" w:name="_Toc106036773"/>
      <w:r w:rsidRPr="00ED62E1">
        <w:rPr>
          <w:b/>
          <w:bCs/>
        </w:rPr>
        <w:t>Mô tả các màn hình</w:t>
      </w:r>
      <w:bookmarkEnd w:id="178"/>
      <w:bookmarkEnd w:id="179"/>
    </w:p>
    <w:p w14:paraId="7E8AFBBD" w14:textId="3C9BE170" w:rsidR="004E59F3" w:rsidRPr="00ED62E1" w:rsidRDefault="004E59F3" w:rsidP="00F81291">
      <w:pPr>
        <w:pStyle w:val="ListParagraph"/>
        <w:numPr>
          <w:ilvl w:val="2"/>
          <w:numId w:val="40"/>
        </w:numPr>
        <w:outlineLvl w:val="2"/>
        <w:rPr>
          <w:b/>
          <w:bCs/>
        </w:rPr>
      </w:pPr>
      <w:bookmarkStart w:id="180" w:name="_Toc106013414"/>
      <w:bookmarkStart w:id="181" w:name="_Toc106036774"/>
      <w:r w:rsidRPr="00ED62E1">
        <w:rPr>
          <w:b/>
          <w:bCs/>
        </w:rPr>
        <w:t>Màn hình chọn phương thức đăng nhập hoặc đăng ký</w:t>
      </w:r>
      <w:bookmarkEnd w:id="180"/>
      <w:bookmarkEnd w:id="181"/>
    </w:p>
    <w:tbl>
      <w:tblPr>
        <w:tblW w:w="0" w:type="auto"/>
        <w:tblLook w:val="04A0" w:firstRow="1" w:lastRow="0" w:firstColumn="1" w:lastColumn="0" w:noHBand="0" w:noVBand="1"/>
      </w:tblPr>
      <w:tblGrid>
        <w:gridCol w:w="4675"/>
        <w:gridCol w:w="4675"/>
      </w:tblGrid>
      <w:tr w:rsidR="004E59F3" w14:paraId="7159B865" w14:textId="77777777" w:rsidTr="00ED62E1">
        <w:tc>
          <w:tcPr>
            <w:tcW w:w="4675" w:type="dxa"/>
          </w:tcPr>
          <w:p w14:paraId="34E87367" w14:textId="77777777" w:rsidR="004E59F3" w:rsidRDefault="004E59F3" w:rsidP="00493630">
            <w:pPr>
              <w:jc w:val="center"/>
              <w:rPr>
                <w:b/>
                <w:bCs/>
                <w:sz w:val="26"/>
                <w:szCs w:val="26"/>
              </w:rPr>
            </w:pPr>
            <w:r>
              <w:rPr>
                <w:b/>
                <w:bCs/>
                <w:noProof/>
                <w:sz w:val="26"/>
                <w:szCs w:val="26"/>
              </w:rPr>
              <w:drawing>
                <wp:inline distT="0" distB="0" distL="0" distR="0" wp14:anchorId="3D3F9FEE" wp14:editId="4CE731CC">
                  <wp:extent cx="1925052" cy="4064000"/>
                  <wp:effectExtent l="0" t="0" r="0" b="0"/>
                  <wp:docPr id="286" name="Picture 28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 chat or text messag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8600" cy="4071490"/>
                          </a:xfrm>
                          <a:prstGeom prst="rect">
                            <a:avLst/>
                          </a:prstGeom>
                        </pic:spPr>
                      </pic:pic>
                    </a:graphicData>
                  </a:graphic>
                </wp:inline>
              </w:drawing>
            </w:r>
          </w:p>
        </w:tc>
        <w:tc>
          <w:tcPr>
            <w:tcW w:w="4675" w:type="dxa"/>
          </w:tcPr>
          <w:p w14:paraId="54A00611" w14:textId="77777777" w:rsidR="004E59F3" w:rsidRPr="002F1A76" w:rsidRDefault="004E59F3" w:rsidP="00F81291">
            <w:pPr>
              <w:pStyle w:val="ListParagraph"/>
              <w:numPr>
                <w:ilvl w:val="0"/>
                <w:numId w:val="39"/>
              </w:numPr>
              <w:spacing w:line="240" w:lineRule="auto"/>
              <w:jc w:val="left"/>
              <w:rPr>
                <w:b/>
                <w:bCs/>
              </w:rPr>
            </w:pPr>
            <w:r>
              <w:t>Bấm nút Sign up để chuyển qua màn hình đăng ký tài khoản</w:t>
            </w:r>
          </w:p>
          <w:p w14:paraId="1A15973D" w14:textId="77777777" w:rsidR="004E59F3" w:rsidRPr="002F1A76" w:rsidRDefault="004E59F3" w:rsidP="00F81291">
            <w:pPr>
              <w:pStyle w:val="ListParagraph"/>
              <w:numPr>
                <w:ilvl w:val="0"/>
                <w:numId w:val="39"/>
              </w:numPr>
              <w:spacing w:line="240" w:lineRule="auto"/>
              <w:jc w:val="left"/>
              <w:rPr>
                <w:b/>
                <w:bCs/>
              </w:rPr>
            </w:pPr>
            <w:r>
              <w:t>Bấm nút Facebook để đăng nhập bằng Facebook</w:t>
            </w:r>
          </w:p>
          <w:p w14:paraId="4957C990" w14:textId="77777777" w:rsidR="004E59F3" w:rsidRPr="002F1A76" w:rsidRDefault="004E59F3" w:rsidP="00F81291">
            <w:pPr>
              <w:pStyle w:val="ListParagraph"/>
              <w:numPr>
                <w:ilvl w:val="0"/>
                <w:numId w:val="39"/>
              </w:numPr>
              <w:spacing w:line="240" w:lineRule="auto"/>
              <w:jc w:val="left"/>
              <w:rPr>
                <w:b/>
                <w:bCs/>
              </w:rPr>
            </w:pPr>
            <w:r>
              <w:t>Bấm nút Google để đăng nhập bằng Google</w:t>
            </w:r>
          </w:p>
          <w:p w14:paraId="47DC8150" w14:textId="77777777" w:rsidR="004E59F3" w:rsidRPr="002F1A76" w:rsidRDefault="004E59F3" w:rsidP="00F81291">
            <w:pPr>
              <w:pStyle w:val="ListParagraph"/>
              <w:numPr>
                <w:ilvl w:val="0"/>
                <w:numId w:val="39"/>
              </w:numPr>
              <w:spacing w:line="240" w:lineRule="auto"/>
              <w:jc w:val="left"/>
              <w:rPr>
                <w:b/>
                <w:bCs/>
              </w:rPr>
            </w:pPr>
            <w:r>
              <w:t>Bấm Sign in để chuyển qua màn hình đăng nhập</w:t>
            </w:r>
          </w:p>
        </w:tc>
      </w:tr>
    </w:tbl>
    <w:p w14:paraId="1A03EED5" w14:textId="77777777" w:rsidR="004E59F3" w:rsidRDefault="004E59F3" w:rsidP="00F81291">
      <w:pPr>
        <w:pStyle w:val="ListParagraph"/>
        <w:numPr>
          <w:ilvl w:val="2"/>
          <w:numId w:val="40"/>
        </w:numPr>
        <w:outlineLvl w:val="2"/>
        <w:rPr>
          <w:b/>
          <w:bCs/>
        </w:rPr>
      </w:pPr>
      <w:bookmarkStart w:id="182" w:name="_Toc106013415"/>
      <w:bookmarkStart w:id="183" w:name="_Toc106036775"/>
      <w:r>
        <w:rPr>
          <w:b/>
          <w:bCs/>
        </w:rPr>
        <w:t>Màn hình đăng nhập</w:t>
      </w:r>
      <w:bookmarkEnd w:id="182"/>
      <w:bookmarkEnd w:id="183"/>
    </w:p>
    <w:tbl>
      <w:tblPr>
        <w:tblW w:w="0" w:type="auto"/>
        <w:tblLook w:val="04A0" w:firstRow="1" w:lastRow="0" w:firstColumn="1" w:lastColumn="0" w:noHBand="0" w:noVBand="1"/>
      </w:tblPr>
      <w:tblGrid>
        <w:gridCol w:w="4675"/>
        <w:gridCol w:w="4675"/>
      </w:tblGrid>
      <w:tr w:rsidR="004E59F3" w14:paraId="733BBDD9" w14:textId="77777777" w:rsidTr="00ED62E1">
        <w:tc>
          <w:tcPr>
            <w:tcW w:w="4675" w:type="dxa"/>
          </w:tcPr>
          <w:p w14:paraId="23EE29D6" w14:textId="77777777" w:rsidR="004E59F3" w:rsidRDefault="004E59F3" w:rsidP="00493630">
            <w:pPr>
              <w:jc w:val="center"/>
              <w:rPr>
                <w:b/>
                <w:bCs/>
                <w:sz w:val="26"/>
                <w:szCs w:val="26"/>
              </w:rPr>
            </w:pPr>
            <w:r>
              <w:rPr>
                <w:b/>
                <w:bCs/>
                <w:noProof/>
                <w:sz w:val="26"/>
                <w:szCs w:val="26"/>
              </w:rPr>
              <w:lastRenderedPageBreak/>
              <w:drawing>
                <wp:inline distT="0" distB="0" distL="0" distR="0" wp14:anchorId="5C6E2BC2" wp14:editId="0991AAB7">
                  <wp:extent cx="1929384" cy="4069080"/>
                  <wp:effectExtent l="0" t="0" r="0" b="7620"/>
                  <wp:docPr id="287" name="Picture 2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9384" cy="4069080"/>
                          </a:xfrm>
                          <a:prstGeom prst="rect">
                            <a:avLst/>
                          </a:prstGeom>
                        </pic:spPr>
                      </pic:pic>
                    </a:graphicData>
                  </a:graphic>
                </wp:inline>
              </w:drawing>
            </w:r>
          </w:p>
        </w:tc>
        <w:tc>
          <w:tcPr>
            <w:tcW w:w="4675" w:type="dxa"/>
          </w:tcPr>
          <w:p w14:paraId="02C7C306" w14:textId="77777777" w:rsidR="004E59F3" w:rsidRDefault="004E59F3" w:rsidP="00F81291">
            <w:pPr>
              <w:pStyle w:val="ListParagraph"/>
              <w:numPr>
                <w:ilvl w:val="0"/>
                <w:numId w:val="39"/>
              </w:numPr>
              <w:spacing w:line="240" w:lineRule="auto"/>
              <w:jc w:val="left"/>
            </w:pPr>
            <w:r>
              <w:t>Điền thông tin Email mà mật khẩu vào TextInput</w:t>
            </w:r>
          </w:p>
          <w:p w14:paraId="44916D35" w14:textId="77777777" w:rsidR="004E59F3" w:rsidRDefault="004E59F3" w:rsidP="00F81291">
            <w:pPr>
              <w:pStyle w:val="ListParagraph"/>
              <w:numPr>
                <w:ilvl w:val="0"/>
                <w:numId w:val="39"/>
              </w:numPr>
              <w:spacing w:line="240" w:lineRule="auto"/>
              <w:jc w:val="left"/>
            </w:pPr>
            <w:r>
              <w:t>Bấm nút Sign in để vào màn hình trang chủ</w:t>
            </w:r>
          </w:p>
          <w:p w14:paraId="1A1774A8" w14:textId="77777777" w:rsidR="004E59F3" w:rsidRDefault="004E59F3" w:rsidP="00F81291">
            <w:pPr>
              <w:pStyle w:val="ListParagraph"/>
              <w:numPr>
                <w:ilvl w:val="0"/>
                <w:numId w:val="39"/>
              </w:numPr>
              <w:spacing w:line="240" w:lineRule="auto"/>
              <w:jc w:val="left"/>
            </w:pPr>
            <w:r>
              <w:t>Bấm Forgot Password để chuyển qua màn hình quên mật khẩu</w:t>
            </w:r>
          </w:p>
          <w:p w14:paraId="10E318D1" w14:textId="77777777" w:rsidR="004E59F3" w:rsidRPr="00745E55" w:rsidRDefault="004E59F3" w:rsidP="00F81291">
            <w:pPr>
              <w:pStyle w:val="ListParagraph"/>
              <w:numPr>
                <w:ilvl w:val="0"/>
                <w:numId w:val="39"/>
              </w:numPr>
              <w:spacing w:line="240" w:lineRule="auto"/>
              <w:jc w:val="left"/>
            </w:pPr>
            <w:r>
              <w:t>Bấm nút &lt; để trở về màn hình trước đó</w:t>
            </w:r>
          </w:p>
        </w:tc>
      </w:tr>
    </w:tbl>
    <w:p w14:paraId="55EF2950" w14:textId="77777777" w:rsidR="004E59F3" w:rsidRDefault="004E59F3" w:rsidP="00F81291">
      <w:pPr>
        <w:pStyle w:val="ListParagraph"/>
        <w:numPr>
          <w:ilvl w:val="2"/>
          <w:numId w:val="40"/>
        </w:numPr>
        <w:outlineLvl w:val="2"/>
        <w:rPr>
          <w:b/>
          <w:bCs/>
        </w:rPr>
      </w:pPr>
      <w:bookmarkStart w:id="184" w:name="_Toc106013416"/>
      <w:bookmarkStart w:id="185" w:name="_Toc106036776"/>
      <w:r>
        <w:rPr>
          <w:b/>
          <w:bCs/>
        </w:rPr>
        <w:t>Màn hình quên mật khẩu</w:t>
      </w:r>
      <w:bookmarkEnd w:id="184"/>
      <w:bookmarkEnd w:id="185"/>
    </w:p>
    <w:tbl>
      <w:tblPr>
        <w:tblW w:w="0" w:type="auto"/>
        <w:tblLook w:val="04A0" w:firstRow="1" w:lastRow="0" w:firstColumn="1" w:lastColumn="0" w:noHBand="0" w:noVBand="1"/>
      </w:tblPr>
      <w:tblGrid>
        <w:gridCol w:w="4675"/>
        <w:gridCol w:w="4675"/>
      </w:tblGrid>
      <w:tr w:rsidR="004E59F3" w:rsidRPr="00745E55" w14:paraId="538BB83B" w14:textId="77777777" w:rsidTr="00ED62E1">
        <w:tc>
          <w:tcPr>
            <w:tcW w:w="4675" w:type="dxa"/>
          </w:tcPr>
          <w:p w14:paraId="5310C917" w14:textId="77777777" w:rsidR="004E59F3" w:rsidRDefault="004E59F3" w:rsidP="00493630">
            <w:pPr>
              <w:jc w:val="center"/>
              <w:rPr>
                <w:b/>
                <w:bCs/>
                <w:sz w:val="26"/>
                <w:szCs w:val="26"/>
              </w:rPr>
            </w:pPr>
            <w:r>
              <w:rPr>
                <w:b/>
                <w:bCs/>
                <w:noProof/>
                <w:sz w:val="26"/>
                <w:szCs w:val="26"/>
              </w:rPr>
              <w:lastRenderedPageBreak/>
              <w:drawing>
                <wp:inline distT="0" distB="0" distL="0" distR="0" wp14:anchorId="344EDDE9" wp14:editId="50A40CA9">
                  <wp:extent cx="1927458" cy="4069080"/>
                  <wp:effectExtent l="0" t="0" r="0" b="7620"/>
                  <wp:docPr id="288" name="Picture 2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7458" cy="4069080"/>
                          </a:xfrm>
                          <a:prstGeom prst="rect">
                            <a:avLst/>
                          </a:prstGeom>
                        </pic:spPr>
                      </pic:pic>
                    </a:graphicData>
                  </a:graphic>
                </wp:inline>
              </w:drawing>
            </w:r>
          </w:p>
        </w:tc>
        <w:tc>
          <w:tcPr>
            <w:tcW w:w="4675" w:type="dxa"/>
          </w:tcPr>
          <w:p w14:paraId="45FF47D4" w14:textId="77777777" w:rsidR="004E59F3" w:rsidRDefault="004E59F3" w:rsidP="00F81291">
            <w:pPr>
              <w:pStyle w:val="ListParagraph"/>
              <w:numPr>
                <w:ilvl w:val="0"/>
                <w:numId w:val="39"/>
              </w:numPr>
              <w:spacing w:line="240" w:lineRule="auto"/>
              <w:jc w:val="left"/>
            </w:pPr>
            <w:r>
              <w:t>Điền thông tin Email vào TextInput</w:t>
            </w:r>
          </w:p>
          <w:p w14:paraId="6D736D00" w14:textId="77777777" w:rsidR="004E59F3" w:rsidRDefault="004E59F3" w:rsidP="00F81291">
            <w:pPr>
              <w:pStyle w:val="ListParagraph"/>
              <w:numPr>
                <w:ilvl w:val="0"/>
                <w:numId w:val="39"/>
              </w:numPr>
              <w:spacing w:line="240" w:lineRule="auto"/>
              <w:jc w:val="left"/>
            </w:pPr>
            <w:r>
              <w:t>Bấm nút Email send để hệ thống gửi mail đổi mật khẩu</w:t>
            </w:r>
          </w:p>
          <w:p w14:paraId="002982CE" w14:textId="77777777" w:rsidR="004E59F3" w:rsidRPr="00745E55" w:rsidRDefault="004E59F3" w:rsidP="00F81291">
            <w:pPr>
              <w:pStyle w:val="ListParagraph"/>
              <w:numPr>
                <w:ilvl w:val="0"/>
                <w:numId w:val="39"/>
              </w:numPr>
              <w:spacing w:line="240" w:lineRule="auto"/>
              <w:jc w:val="left"/>
            </w:pPr>
            <w:r>
              <w:t>Bấm nút &lt; để trở về màn hình trước đó</w:t>
            </w:r>
          </w:p>
        </w:tc>
      </w:tr>
    </w:tbl>
    <w:p w14:paraId="32278D65" w14:textId="77777777" w:rsidR="004E59F3" w:rsidRDefault="004E59F3" w:rsidP="00F81291">
      <w:pPr>
        <w:pStyle w:val="ListParagraph"/>
        <w:numPr>
          <w:ilvl w:val="2"/>
          <w:numId w:val="40"/>
        </w:numPr>
        <w:outlineLvl w:val="2"/>
        <w:rPr>
          <w:b/>
          <w:bCs/>
        </w:rPr>
      </w:pPr>
      <w:bookmarkStart w:id="186" w:name="_Toc106013417"/>
      <w:bookmarkStart w:id="187" w:name="_Toc106036777"/>
      <w:r>
        <w:rPr>
          <w:b/>
          <w:bCs/>
        </w:rPr>
        <w:t>Các màn hình đăng ký</w:t>
      </w:r>
      <w:bookmarkEnd w:id="186"/>
      <w:bookmarkEnd w:id="187"/>
    </w:p>
    <w:tbl>
      <w:tblPr>
        <w:tblW w:w="0" w:type="auto"/>
        <w:tblInd w:w="720" w:type="dxa"/>
        <w:tblLook w:val="04A0" w:firstRow="1" w:lastRow="0" w:firstColumn="1" w:lastColumn="0" w:noHBand="0" w:noVBand="1"/>
      </w:tblPr>
      <w:tblGrid>
        <w:gridCol w:w="1711"/>
        <w:gridCol w:w="1733"/>
        <w:gridCol w:w="1732"/>
        <w:gridCol w:w="1732"/>
        <w:gridCol w:w="1732"/>
      </w:tblGrid>
      <w:tr w:rsidR="004E59F3" w14:paraId="08BDC69E" w14:textId="77777777" w:rsidTr="00ED62E1">
        <w:tc>
          <w:tcPr>
            <w:tcW w:w="1870" w:type="dxa"/>
          </w:tcPr>
          <w:p w14:paraId="32683B60" w14:textId="77777777" w:rsidR="004E59F3" w:rsidRDefault="004E59F3" w:rsidP="00ED62E1">
            <w:pPr>
              <w:rPr>
                <w:b/>
                <w:bCs/>
                <w:sz w:val="26"/>
                <w:szCs w:val="26"/>
              </w:rPr>
            </w:pPr>
            <w:r>
              <w:rPr>
                <w:b/>
                <w:bCs/>
                <w:noProof/>
                <w:sz w:val="26"/>
                <w:szCs w:val="26"/>
              </w:rPr>
              <w:drawing>
                <wp:inline distT="0" distB="0" distL="0" distR="0" wp14:anchorId="40868124" wp14:editId="03152271">
                  <wp:extent cx="995622" cy="2101850"/>
                  <wp:effectExtent l="0" t="0" r="0" b="0"/>
                  <wp:docPr id="289" name="Picture 2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8646" cy="2129344"/>
                          </a:xfrm>
                          <a:prstGeom prst="rect">
                            <a:avLst/>
                          </a:prstGeom>
                        </pic:spPr>
                      </pic:pic>
                    </a:graphicData>
                  </a:graphic>
                </wp:inline>
              </w:drawing>
            </w:r>
          </w:p>
        </w:tc>
        <w:tc>
          <w:tcPr>
            <w:tcW w:w="1870" w:type="dxa"/>
          </w:tcPr>
          <w:p w14:paraId="63BAA9FD" w14:textId="77777777" w:rsidR="004E59F3" w:rsidRDefault="004E59F3" w:rsidP="00ED62E1">
            <w:pPr>
              <w:rPr>
                <w:b/>
                <w:bCs/>
                <w:sz w:val="26"/>
                <w:szCs w:val="26"/>
              </w:rPr>
            </w:pPr>
            <w:r>
              <w:rPr>
                <w:b/>
                <w:bCs/>
                <w:noProof/>
                <w:sz w:val="26"/>
                <w:szCs w:val="26"/>
              </w:rPr>
              <w:drawing>
                <wp:inline distT="0" distB="0" distL="0" distR="0" wp14:anchorId="5CD6ECCA" wp14:editId="3C46F3E0">
                  <wp:extent cx="1008636" cy="2129344"/>
                  <wp:effectExtent l="0" t="0" r="1270" b="4445"/>
                  <wp:docPr id="290" name="Picture 2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08636" cy="2129344"/>
                          </a:xfrm>
                          <a:prstGeom prst="rect">
                            <a:avLst/>
                          </a:prstGeom>
                        </pic:spPr>
                      </pic:pic>
                    </a:graphicData>
                  </a:graphic>
                </wp:inline>
              </w:drawing>
            </w:r>
          </w:p>
        </w:tc>
        <w:tc>
          <w:tcPr>
            <w:tcW w:w="1870" w:type="dxa"/>
          </w:tcPr>
          <w:p w14:paraId="0B184021" w14:textId="77777777" w:rsidR="004E59F3" w:rsidRDefault="004E59F3" w:rsidP="00ED62E1">
            <w:pPr>
              <w:rPr>
                <w:b/>
                <w:bCs/>
                <w:sz w:val="26"/>
                <w:szCs w:val="26"/>
              </w:rPr>
            </w:pPr>
            <w:r>
              <w:rPr>
                <w:b/>
                <w:bCs/>
                <w:noProof/>
                <w:sz w:val="26"/>
                <w:szCs w:val="26"/>
              </w:rPr>
              <w:drawing>
                <wp:inline distT="0" distB="0" distL="0" distR="0" wp14:anchorId="0906B7D6" wp14:editId="61C74FF3">
                  <wp:extent cx="1008636" cy="2129344"/>
                  <wp:effectExtent l="0" t="0" r="1270" b="4445"/>
                  <wp:docPr id="292" name="Picture 2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08636" cy="2129344"/>
                          </a:xfrm>
                          <a:prstGeom prst="rect">
                            <a:avLst/>
                          </a:prstGeom>
                        </pic:spPr>
                      </pic:pic>
                    </a:graphicData>
                  </a:graphic>
                </wp:inline>
              </w:drawing>
            </w:r>
          </w:p>
        </w:tc>
        <w:tc>
          <w:tcPr>
            <w:tcW w:w="1870" w:type="dxa"/>
          </w:tcPr>
          <w:p w14:paraId="3C60F713" w14:textId="77777777" w:rsidR="004E59F3" w:rsidRDefault="004E59F3" w:rsidP="00ED62E1">
            <w:pPr>
              <w:rPr>
                <w:b/>
                <w:bCs/>
                <w:sz w:val="26"/>
                <w:szCs w:val="26"/>
              </w:rPr>
            </w:pPr>
            <w:r>
              <w:rPr>
                <w:b/>
                <w:bCs/>
                <w:noProof/>
                <w:sz w:val="26"/>
                <w:szCs w:val="26"/>
              </w:rPr>
              <w:drawing>
                <wp:inline distT="0" distB="0" distL="0" distR="0" wp14:anchorId="36531ADC" wp14:editId="2D3A2DE2">
                  <wp:extent cx="1008636" cy="2129344"/>
                  <wp:effectExtent l="0" t="0" r="1270" b="4445"/>
                  <wp:docPr id="293" name="Picture 2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08636" cy="2129344"/>
                          </a:xfrm>
                          <a:prstGeom prst="rect">
                            <a:avLst/>
                          </a:prstGeom>
                        </pic:spPr>
                      </pic:pic>
                    </a:graphicData>
                  </a:graphic>
                </wp:inline>
              </w:drawing>
            </w:r>
          </w:p>
        </w:tc>
        <w:tc>
          <w:tcPr>
            <w:tcW w:w="1870" w:type="dxa"/>
          </w:tcPr>
          <w:p w14:paraId="6EF35982" w14:textId="77777777" w:rsidR="004E59F3" w:rsidRDefault="004E59F3" w:rsidP="00ED62E1">
            <w:pPr>
              <w:rPr>
                <w:b/>
                <w:bCs/>
                <w:sz w:val="26"/>
                <w:szCs w:val="26"/>
              </w:rPr>
            </w:pPr>
            <w:r>
              <w:rPr>
                <w:b/>
                <w:bCs/>
                <w:noProof/>
                <w:sz w:val="26"/>
                <w:szCs w:val="26"/>
              </w:rPr>
              <w:drawing>
                <wp:inline distT="0" distB="0" distL="0" distR="0" wp14:anchorId="2BFF0747" wp14:editId="71C6EFE7">
                  <wp:extent cx="1008636" cy="2129344"/>
                  <wp:effectExtent l="0" t="0" r="1270" b="4445"/>
                  <wp:docPr id="294" name="Picture 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08636" cy="2129344"/>
                          </a:xfrm>
                          <a:prstGeom prst="rect">
                            <a:avLst/>
                          </a:prstGeom>
                        </pic:spPr>
                      </pic:pic>
                    </a:graphicData>
                  </a:graphic>
                </wp:inline>
              </w:drawing>
            </w:r>
          </w:p>
        </w:tc>
      </w:tr>
      <w:tr w:rsidR="004E59F3" w14:paraId="018731DF" w14:textId="77777777" w:rsidTr="00ED62E1">
        <w:tc>
          <w:tcPr>
            <w:tcW w:w="1870" w:type="dxa"/>
          </w:tcPr>
          <w:p w14:paraId="73794E92" w14:textId="77777777" w:rsidR="004E59F3" w:rsidRDefault="004E59F3" w:rsidP="00ED62E1">
            <w:pPr>
              <w:rPr>
                <w:sz w:val="26"/>
                <w:szCs w:val="26"/>
              </w:rPr>
            </w:pPr>
            <w:r>
              <w:rPr>
                <w:sz w:val="26"/>
                <w:szCs w:val="26"/>
              </w:rPr>
              <w:t>-Nhập email vào TextInput</w:t>
            </w:r>
          </w:p>
          <w:p w14:paraId="0FC83991" w14:textId="77777777" w:rsidR="004E59F3" w:rsidRDefault="004E59F3" w:rsidP="00ED62E1">
            <w:pPr>
              <w:rPr>
                <w:sz w:val="26"/>
                <w:szCs w:val="26"/>
              </w:rPr>
            </w:pPr>
            <w:r>
              <w:rPr>
                <w:sz w:val="26"/>
                <w:szCs w:val="26"/>
              </w:rPr>
              <w:t xml:space="preserve">-Bấm nút Next để chuyển qua màn hình </w:t>
            </w:r>
            <w:r>
              <w:rPr>
                <w:sz w:val="26"/>
                <w:szCs w:val="26"/>
              </w:rPr>
              <w:lastRenderedPageBreak/>
              <w:t>nhập mật khẩu</w:t>
            </w:r>
          </w:p>
          <w:p w14:paraId="0F553357" w14:textId="77777777" w:rsidR="004E59F3" w:rsidRPr="00C0090D" w:rsidRDefault="004E59F3" w:rsidP="00ED62E1">
            <w:pPr>
              <w:rPr>
                <w:sz w:val="26"/>
                <w:szCs w:val="26"/>
              </w:rPr>
            </w:pPr>
            <w:r>
              <w:rPr>
                <w:sz w:val="26"/>
                <w:szCs w:val="26"/>
              </w:rPr>
              <w:t>- Bấm nút &lt; để trở về màn hình trước đó</w:t>
            </w:r>
          </w:p>
        </w:tc>
        <w:tc>
          <w:tcPr>
            <w:tcW w:w="1870" w:type="dxa"/>
          </w:tcPr>
          <w:p w14:paraId="529F44E8" w14:textId="77777777" w:rsidR="004E59F3" w:rsidRDefault="004E59F3" w:rsidP="00ED62E1">
            <w:pPr>
              <w:rPr>
                <w:sz w:val="26"/>
                <w:szCs w:val="26"/>
              </w:rPr>
            </w:pPr>
            <w:r>
              <w:rPr>
                <w:sz w:val="26"/>
                <w:szCs w:val="26"/>
              </w:rPr>
              <w:lastRenderedPageBreak/>
              <w:t>- Nhập mật khẩu và xác nhận lại mật khẩu vài TextInput</w:t>
            </w:r>
          </w:p>
          <w:p w14:paraId="432349E1" w14:textId="77777777" w:rsidR="004E59F3" w:rsidRDefault="004E59F3" w:rsidP="00ED62E1">
            <w:pPr>
              <w:rPr>
                <w:sz w:val="26"/>
                <w:szCs w:val="26"/>
              </w:rPr>
            </w:pPr>
            <w:r>
              <w:rPr>
                <w:sz w:val="26"/>
                <w:szCs w:val="26"/>
              </w:rPr>
              <w:lastRenderedPageBreak/>
              <w:t>- Bấm nút Next để chuyển sang màn hình chọn ngày sinh</w:t>
            </w:r>
          </w:p>
          <w:p w14:paraId="3BD60F29" w14:textId="77777777" w:rsidR="004E59F3" w:rsidRPr="00C0090D" w:rsidRDefault="004E59F3" w:rsidP="00ED62E1">
            <w:pPr>
              <w:rPr>
                <w:sz w:val="26"/>
                <w:szCs w:val="26"/>
              </w:rPr>
            </w:pPr>
            <w:r>
              <w:rPr>
                <w:sz w:val="26"/>
                <w:szCs w:val="26"/>
              </w:rPr>
              <w:t>- Bấm nút &lt; để trở về màn hình trước đó</w:t>
            </w:r>
          </w:p>
        </w:tc>
        <w:tc>
          <w:tcPr>
            <w:tcW w:w="1870" w:type="dxa"/>
          </w:tcPr>
          <w:p w14:paraId="1E106A3E" w14:textId="77777777" w:rsidR="004E59F3" w:rsidRDefault="004E59F3" w:rsidP="00ED62E1">
            <w:pPr>
              <w:rPr>
                <w:sz w:val="26"/>
                <w:szCs w:val="26"/>
              </w:rPr>
            </w:pPr>
            <w:r>
              <w:rPr>
                <w:sz w:val="26"/>
                <w:szCs w:val="26"/>
              </w:rPr>
              <w:lastRenderedPageBreak/>
              <w:t>- Chọn ngày, tháng, năm sinh</w:t>
            </w:r>
          </w:p>
          <w:p w14:paraId="76C897E6" w14:textId="77777777" w:rsidR="004E59F3" w:rsidRDefault="004E59F3" w:rsidP="00ED62E1">
            <w:pPr>
              <w:rPr>
                <w:sz w:val="26"/>
                <w:szCs w:val="26"/>
              </w:rPr>
            </w:pPr>
            <w:r>
              <w:rPr>
                <w:sz w:val="26"/>
                <w:szCs w:val="26"/>
              </w:rPr>
              <w:t xml:space="preserve">- Bấm nút Next để chuyển qua </w:t>
            </w:r>
            <w:r>
              <w:rPr>
                <w:sz w:val="26"/>
                <w:szCs w:val="26"/>
              </w:rPr>
              <w:lastRenderedPageBreak/>
              <w:t>màn hình chọn giới tính</w:t>
            </w:r>
          </w:p>
          <w:p w14:paraId="0878486C" w14:textId="77777777" w:rsidR="004E59F3" w:rsidRPr="00B023EA" w:rsidRDefault="004E59F3" w:rsidP="00ED62E1">
            <w:pPr>
              <w:rPr>
                <w:sz w:val="26"/>
                <w:szCs w:val="26"/>
              </w:rPr>
            </w:pPr>
            <w:r>
              <w:rPr>
                <w:sz w:val="26"/>
                <w:szCs w:val="26"/>
              </w:rPr>
              <w:t>- Bấm nút &lt; để trở về màn hình trước đó</w:t>
            </w:r>
          </w:p>
        </w:tc>
        <w:tc>
          <w:tcPr>
            <w:tcW w:w="1870" w:type="dxa"/>
          </w:tcPr>
          <w:p w14:paraId="097F0013" w14:textId="77777777" w:rsidR="004E59F3" w:rsidRDefault="004E59F3" w:rsidP="00ED62E1">
            <w:pPr>
              <w:rPr>
                <w:sz w:val="26"/>
                <w:szCs w:val="26"/>
              </w:rPr>
            </w:pPr>
            <w:r>
              <w:rPr>
                <w:sz w:val="26"/>
                <w:szCs w:val="26"/>
              </w:rPr>
              <w:lastRenderedPageBreak/>
              <w:t>- Bấm nút Male hoặc Female hoặc Other để chọn giới tính</w:t>
            </w:r>
          </w:p>
          <w:p w14:paraId="68328C27" w14:textId="77777777" w:rsidR="004E59F3" w:rsidRDefault="004E59F3" w:rsidP="00ED62E1">
            <w:pPr>
              <w:rPr>
                <w:sz w:val="26"/>
                <w:szCs w:val="26"/>
              </w:rPr>
            </w:pPr>
            <w:r>
              <w:rPr>
                <w:sz w:val="26"/>
                <w:szCs w:val="26"/>
              </w:rPr>
              <w:lastRenderedPageBreak/>
              <w:t>- Bấm nút Next để chuyển qua màn hình nhập tên</w:t>
            </w:r>
          </w:p>
          <w:p w14:paraId="7637974C" w14:textId="77777777" w:rsidR="004E59F3" w:rsidRPr="00B023EA" w:rsidRDefault="004E59F3" w:rsidP="00ED62E1">
            <w:pPr>
              <w:rPr>
                <w:sz w:val="26"/>
                <w:szCs w:val="26"/>
              </w:rPr>
            </w:pPr>
            <w:r>
              <w:rPr>
                <w:sz w:val="26"/>
                <w:szCs w:val="26"/>
              </w:rPr>
              <w:t>- Bấm nút &lt; để trở về màn hình trước đó</w:t>
            </w:r>
          </w:p>
        </w:tc>
        <w:tc>
          <w:tcPr>
            <w:tcW w:w="1870" w:type="dxa"/>
          </w:tcPr>
          <w:p w14:paraId="4DB4245D" w14:textId="77777777" w:rsidR="004E59F3" w:rsidRDefault="004E59F3" w:rsidP="00ED62E1">
            <w:pPr>
              <w:rPr>
                <w:sz w:val="26"/>
                <w:szCs w:val="26"/>
              </w:rPr>
            </w:pPr>
            <w:r>
              <w:rPr>
                <w:sz w:val="26"/>
                <w:szCs w:val="26"/>
              </w:rPr>
              <w:lastRenderedPageBreak/>
              <w:t>- Nhập tên vào TextInput</w:t>
            </w:r>
          </w:p>
          <w:p w14:paraId="12E3D10A" w14:textId="77777777" w:rsidR="004E59F3" w:rsidRDefault="004E59F3" w:rsidP="00ED62E1">
            <w:pPr>
              <w:rPr>
                <w:sz w:val="26"/>
                <w:szCs w:val="26"/>
              </w:rPr>
            </w:pPr>
            <w:r>
              <w:rPr>
                <w:sz w:val="26"/>
                <w:szCs w:val="26"/>
              </w:rPr>
              <w:t xml:space="preserve">- Bấm nút Done để chuyển qua </w:t>
            </w:r>
            <w:r>
              <w:rPr>
                <w:sz w:val="26"/>
                <w:szCs w:val="26"/>
              </w:rPr>
              <w:lastRenderedPageBreak/>
              <w:t>màn hình đăng nhập</w:t>
            </w:r>
          </w:p>
          <w:p w14:paraId="48D72A86" w14:textId="77777777" w:rsidR="004E59F3" w:rsidRPr="00B023EA" w:rsidRDefault="004E59F3" w:rsidP="00ED62E1">
            <w:pPr>
              <w:rPr>
                <w:sz w:val="26"/>
                <w:szCs w:val="26"/>
              </w:rPr>
            </w:pPr>
            <w:r>
              <w:rPr>
                <w:sz w:val="26"/>
                <w:szCs w:val="26"/>
              </w:rPr>
              <w:t>- Bấm nút &lt; để trở về màn hình trước đó</w:t>
            </w:r>
          </w:p>
        </w:tc>
      </w:tr>
    </w:tbl>
    <w:p w14:paraId="3A90EDA9" w14:textId="77777777" w:rsidR="004E59F3" w:rsidRDefault="004E59F3" w:rsidP="00F81291">
      <w:pPr>
        <w:pStyle w:val="ListParagraph"/>
        <w:numPr>
          <w:ilvl w:val="2"/>
          <w:numId w:val="40"/>
        </w:numPr>
        <w:outlineLvl w:val="2"/>
        <w:rPr>
          <w:b/>
          <w:bCs/>
        </w:rPr>
      </w:pPr>
      <w:bookmarkStart w:id="188" w:name="_Toc106013418"/>
      <w:bookmarkStart w:id="189" w:name="_Toc106036778"/>
      <w:r>
        <w:rPr>
          <w:b/>
          <w:bCs/>
        </w:rPr>
        <w:lastRenderedPageBreak/>
        <w:t>Màn hình trang chủ</w:t>
      </w:r>
      <w:bookmarkEnd w:id="188"/>
      <w:bookmarkEnd w:id="189"/>
    </w:p>
    <w:tbl>
      <w:tblPr>
        <w:tblW w:w="0" w:type="auto"/>
        <w:tblLook w:val="04A0" w:firstRow="1" w:lastRow="0" w:firstColumn="1" w:lastColumn="0" w:noHBand="0" w:noVBand="1"/>
      </w:tblPr>
      <w:tblGrid>
        <w:gridCol w:w="4675"/>
        <w:gridCol w:w="4675"/>
      </w:tblGrid>
      <w:tr w:rsidR="004E59F3" w:rsidRPr="00745E55" w14:paraId="6A86C46A" w14:textId="77777777" w:rsidTr="00ED62E1">
        <w:tc>
          <w:tcPr>
            <w:tcW w:w="4675" w:type="dxa"/>
          </w:tcPr>
          <w:p w14:paraId="64FA4855" w14:textId="77777777" w:rsidR="004E59F3" w:rsidRDefault="004E59F3" w:rsidP="00493630">
            <w:pPr>
              <w:jc w:val="center"/>
              <w:rPr>
                <w:b/>
                <w:bCs/>
                <w:sz w:val="26"/>
                <w:szCs w:val="26"/>
              </w:rPr>
            </w:pPr>
            <w:r>
              <w:rPr>
                <w:b/>
                <w:bCs/>
                <w:noProof/>
                <w:sz w:val="26"/>
                <w:szCs w:val="26"/>
              </w:rPr>
              <w:drawing>
                <wp:inline distT="0" distB="0" distL="0" distR="0" wp14:anchorId="77EE6B33" wp14:editId="10936E27">
                  <wp:extent cx="1927458" cy="4069078"/>
                  <wp:effectExtent l="0" t="0" r="0" b="8255"/>
                  <wp:docPr id="295" name="Picture 2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7458" cy="4069078"/>
                          </a:xfrm>
                          <a:prstGeom prst="rect">
                            <a:avLst/>
                          </a:prstGeom>
                        </pic:spPr>
                      </pic:pic>
                    </a:graphicData>
                  </a:graphic>
                </wp:inline>
              </w:drawing>
            </w:r>
          </w:p>
        </w:tc>
        <w:tc>
          <w:tcPr>
            <w:tcW w:w="4675" w:type="dxa"/>
          </w:tcPr>
          <w:p w14:paraId="70B5C54F" w14:textId="77777777" w:rsidR="004E59F3" w:rsidRDefault="004E59F3" w:rsidP="00F81291">
            <w:pPr>
              <w:pStyle w:val="ListParagraph"/>
              <w:numPr>
                <w:ilvl w:val="0"/>
                <w:numId w:val="39"/>
              </w:numPr>
              <w:spacing w:line="240" w:lineRule="auto"/>
              <w:jc w:val="left"/>
            </w:pPr>
            <w:r>
              <w:t>Bấm vào quảng cáo bài hát để vào màn hình phát nhạc</w:t>
            </w:r>
          </w:p>
          <w:p w14:paraId="085F5F23" w14:textId="77777777" w:rsidR="004E59F3" w:rsidRDefault="004E59F3" w:rsidP="00F81291">
            <w:pPr>
              <w:pStyle w:val="ListParagraph"/>
              <w:numPr>
                <w:ilvl w:val="0"/>
                <w:numId w:val="39"/>
              </w:numPr>
              <w:spacing w:line="240" w:lineRule="auto"/>
              <w:jc w:val="left"/>
            </w:pPr>
            <w:r>
              <w:t>Bấm vào các tuyển tập bài hát để chuyển sang màn hình danh sách các bài hát</w:t>
            </w:r>
          </w:p>
          <w:p w14:paraId="4DD189DF" w14:textId="77777777" w:rsidR="004E59F3" w:rsidRDefault="004E59F3" w:rsidP="00F81291">
            <w:pPr>
              <w:pStyle w:val="ListParagraph"/>
              <w:numPr>
                <w:ilvl w:val="0"/>
                <w:numId w:val="39"/>
              </w:numPr>
              <w:spacing w:line="240" w:lineRule="auto"/>
              <w:jc w:val="left"/>
            </w:pPr>
            <w:r>
              <w:t>Bấm vào icon kính lúp để chuyển sang màn hình tìm kiếm</w:t>
            </w:r>
          </w:p>
          <w:p w14:paraId="7AA306C7" w14:textId="77777777" w:rsidR="004E59F3" w:rsidRDefault="004E59F3" w:rsidP="00F81291">
            <w:pPr>
              <w:pStyle w:val="ListParagraph"/>
              <w:numPr>
                <w:ilvl w:val="0"/>
                <w:numId w:val="39"/>
              </w:numPr>
              <w:spacing w:line="240" w:lineRule="auto"/>
              <w:jc w:val="left"/>
            </w:pPr>
            <w:r>
              <w:t>Bấm vào icon trái tim để chuyển sang màn hình bài hát yêu thích</w:t>
            </w:r>
          </w:p>
          <w:p w14:paraId="5B47E72B" w14:textId="77777777" w:rsidR="004E59F3" w:rsidRDefault="004E59F3" w:rsidP="00F81291">
            <w:pPr>
              <w:pStyle w:val="ListParagraph"/>
              <w:numPr>
                <w:ilvl w:val="0"/>
                <w:numId w:val="39"/>
              </w:numPr>
              <w:spacing w:line="240" w:lineRule="auto"/>
              <w:jc w:val="left"/>
            </w:pPr>
            <w:r>
              <w:t>Bấm vào icon người để chuyển sang màn hình người dùng</w:t>
            </w:r>
          </w:p>
          <w:p w14:paraId="707C4598" w14:textId="77777777" w:rsidR="004E59F3" w:rsidRPr="00745E55" w:rsidRDefault="004E59F3" w:rsidP="00ED62E1">
            <w:pPr>
              <w:pStyle w:val="ListParagraph"/>
            </w:pPr>
          </w:p>
        </w:tc>
      </w:tr>
    </w:tbl>
    <w:p w14:paraId="4F29FB70" w14:textId="77777777" w:rsidR="004E59F3" w:rsidRDefault="004E59F3" w:rsidP="00F81291">
      <w:pPr>
        <w:pStyle w:val="ListParagraph"/>
        <w:numPr>
          <w:ilvl w:val="2"/>
          <w:numId w:val="40"/>
        </w:numPr>
        <w:outlineLvl w:val="2"/>
        <w:rPr>
          <w:b/>
          <w:bCs/>
        </w:rPr>
      </w:pPr>
      <w:bookmarkStart w:id="190" w:name="_Toc106013419"/>
      <w:bookmarkStart w:id="191" w:name="_Toc106036779"/>
      <w:r>
        <w:rPr>
          <w:b/>
          <w:bCs/>
        </w:rPr>
        <w:t>Màn hình danh sách bài hát</w:t>
      </w:r>
      <w:bookmarkEnd w:id="190"/>
      <w:bookmarkEnd w:id="191"/>
    </w:p>
    <w:tbl>
      <w:tblPr>
        <w:tblW w:w="0" w:type="auto"/>
        <w:tblLook w:val="04A0" w:firstRow="1" w:lastRow="0" w:firstColumn="1" w:lastColumn="0" w:noHBand="0" w:noVBand="1"/>
      </w:tblPr>
      <w:tblGrid>
        <w:gridCol w:w="4675"/>
        <w:gridCol w:w="4675"/>
      </w:tblGrid>
      <w:tr w:rsidR="004E59F3" w:rsidRPr="00745E55" w14:paraId="6C6FE7CB" w14:textId="77777777" w:rsidTr="00ED62E1">
        <w:tc>
          <w:tcPr>
            <w:tcW w:w="4675" w:type="dxa"/>
          </w:tcPr>
          <w:p w14:paraId="189FC4DE" w14:textId="77777777" w:rsidR="004E59F3" w:rsidRDefault="004E59F3" w:rsidP="00493630">
            <w:pPr>
              <w:jc w:val="center"/>
              <w:rPr>
                <w:b/>
                <w:bCs/>
                <w:sz w:val="26"/>
                <w:szCs w:val="26"/>
              </w:rPr>
            </w:pPr>
            <w:r>
              <w:rPr>
                <w:b/>
                <w:bCs/>
                <w:noProof/>
                <w:sz w:val="26"/>
                <w:szCs w:val="26"/>
              </w:rPr>
              <w:lastRenderedPageBreak/>
              <w:drawing>
                <wp:inline distT="0" distB="0" distL="0" distR="0" wp14:anchorId="02F593EE" wp14:editId="2238C90F">
                  <wp:extent cx="1927458" cy="4069078"/>
                  <wp:effectExtent l="0" t="0" r="0" b="8255"/>
                  <wp:docPr id="296" name="Picture 2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7458" cy="4069078"/>
                          </a:xfrm>
                          <a:prstGeom prst="rect">
                            <a:avLst/>
                          </a:prstGeom>
                        </pic:spPr>
                      </pic:pic>
                    </a:graphicData>
                  </a:graphic>
                </wp:inline>
              </w:drawing>
            </w:r>
          </w:p>
        </w:tc>
        <w:tc>
          <w:tcPr>
            <w:tcW w:w="4675" w:type="dxa"/>
          </w:tcPr>
          <w:p w14:paraId="44502F92" w14:textId="77777777" w:rsidR="004E59F3" w:rsidRDefault="004E59F3" w:rsidP="00F81291">
            <w:pPr>
              <w:pStyle w:val="ListParagraph"/>
              <w:numPr>
                <w:ilvl w:val="0"/>
                <w:numId w:val="39"/>
              </w:numPr>
              <w:spacing w:line="240" w:lineRule="auto"/>
              <w:jc w:val="left"/>
            </w:pPr>
            <w:r>
              <w:t>Bấm nút phát nhạc để phát ngẫu nhiên 1 bài hát trong danh sách bài hát</w:t>
            </w:r>
          </w:p>
          <w:p w14:paraId="533DD359" w14:textId="77777777" w:rsidR="004E59F3" w:rsidRDefault="004E59F3" w:rsidP="00F81291">
            <w:pPr>
              <w:pStyle w:val="ListParagraph"/>
              <w:numPr>
                <w:ilvl w:val="0"/>
                <w:numId w:val="39"/>
              </w:numPr>
              <w:spacing w:line="240" w:lineRule="auto"/>
              <w:jc w:val="left"/>
            </w:pPr>
            <w:r>
              <w:t>Bấm bài hát để chuyển sang màn hình phát nhạc</w:t>
            </w:r>
          </w:p>
          <w:p w14:paraId="05E1D8F9" w14:textId="77777777" w:rsidR="004E59F3" w:rsidRDefault="004E59F3" w:rsidP="00F81291">
            <w:pPr>
              <w:pStyle w:val="ListParagraph"/>
              <w:numPr>
                <w:ilvl w:val="0"/>
                <w:numId w:val="39"/>
              </w:numPr>
              <w:spacing w:line="240" w:lineRule="auto"/>
              <w:jc w:val="left"/>
            </w:pPr>
            <w:r>
              <w:t>Hiển thị các bài hát cùng chủ đề, thể loại hoặc ca sĩ</w:t>
            </w:r>
          </w:p>
          <w:p w14:paraId="444D818D" w14:textId="77777777" w:rsidR="004E59F3" w:rsidRPr="00745E55" w:rsidRDefault="004E59F3" w:rsidP="00ED62E1">
            <w:pPr>
              <w:pStyle w:val="ListParagraph"/>
            </w:pPr>
          </w:p>
        </w:tc>
      </w:tr>
    </w:tbl>
    <w:p w14:paraId="1C1C5454" w14:textId="77777777" w:rsidR="004E59F3" w:rsidRDefault="004E59F3" w:rsidP="00F81291">
      <w:pPr>
        <w:pStyle w:val="ListParagraph"/>
        <w:numPr>
          <w:ilvl w:val="2"/>
          <w:numId w:val="40"/>
        </w:numPr>
        <w:outlineLvl w:val="2"/>
        <w:rPr>
          <w:b/>
          <w:bCs/>
        </w:rPr>
      </w:pPr>
      <w:bookmarkStart w:id="192" w:name="_Toc106013420"/>
      <w:bookmarkStart w:id="193" w:name="_Toc106036780"/>
      <w:r>
        <w:rPr>
          <w:b/>
          <w:bCs/>
        </w:rPr>
        <w:t>Màn hình tìm kiếm</w:t>
      </w:r>
      <w:bookmarkEnd w:id="192"/>
      <w:bookmarkEnd w:id="193"/>
    </w:p>
    <w:tbl>
      <w:tblPr>
        <w:tblW w:w="0" w:type="auto"/>
        <w:tblLook w:val="04A0" w:firstRow="1" w:lastRow="0" w:firstColumn="1" w:lastColumn="0" w:noHBand="0" w:noVBand="1"/>
      </w:tblPr>
      <w:tblGrid>
        <w:gridCol w:w="4675"/>
        <w:gridCol w:w="4675"/>
      </w:tblGrid>
      <w:tr w:rsidR="004E59F3" w:rsidRPr="00745E55" w14:paraId="6DA5B091" w14:textId="77777777" w:rsidTr="00ED62E1">
        <w:tc>
          <w:tcPr>
            <w:tcW w:w="4675" w:type="dxa"/>
          </w:tcPr>
          <w:p w14:paraId="05DBDE7B" w14:textId="77777777" w:rsidR="004E59F3" w:rsidRDefault="004E59F3" w:rsidP="00493630">
            <w:pPr>
              <w:jc w:val="center"/>
              <w:rPr>
                <w:b/>
                <w:bCs/>
                <w:sz w:val="26"/>
                <w:szCs w:val="26"/>
              </w:rPr>
            </w:pPr>
            <w:r>
              <w:rPr>
                <w:b/>
                <w:bCs/>
                <w:noProof/>
                <w:sz w:val="26"/>
                <w:szCs w:val="26"/>
              </w:rPr>
              <w:lastRenderedPageBreak/>
              <w:drawing>
                <wp:inline distT="0" distB="0" distL="0" distR="0" wp14:anchorId="778615BF" wp14:editId="6DFD344C">
                  <wp:extent cx="1927458" cy="4069078"/>
                  <wp:effectExtent l="0" t="0" r="0" b="8255"/>
                  <wp:docPr id="297" name="Picture 2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text, application, chat or text messag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7458" cy="4069078"/>
                          </a:xfrm>
                          <a:prstGeom prst="rect">
                            <a:avLst/>
                          </a:prstGeom>
                        </pic:spPr>
                      </pic:pic>
                    </a:graphicData>
                  </a:graphic>
                </wp:inline>
              </w:drawing>
            </w:r>
          </w:p>
        </w:tc>
        <w:tc>
          <w:tcPr>
            <w:tcW w:w="4675" w:type="dxa"/>
          </w:tcPr>
          <w:p w14:paraId="5EF2BE7E" w14:textId="77777777" w:rsidR="004E59F3" w:rsidRDefault="004E59F3" w:rsidP="00F81291">
            <w:pPr>
              <w:pStyle w:val="ListParagraph"/>
              <w:numPr>
                <w:ilvl w:val="0"/>
                <w:numId w:val="39"/>
              </w:numPr>
              <w:spacing w:line="240" w:lineRule="auto"/>
              <w:jc w:val="left"/>
            </w:pPr>
            <w:r>
              <w:t>Nhập tên bài hát hoặc ca sĩ cần tìm kiếm vào SearchView</w:t>
            </w:r>
          </w:p>
          <w:p w14:paraId="2182CF40" w14:textId="77777777" w:rsidR="004E59F3" w:rsidRDefault="004E59F3" w:rsidP="00F81291">
            <w:pPr>
              <w:pStyle w:val="ListParagraph"/>
              <w:numPr>
                <w:ilvl w:val="0"/>
                <w:numId w:val="39"/>
              </w:numPr>
              <w:spacing w:line="240" w:lineRule="auto"/>
              <w:jc w:val="left"/>
            </w:pPr>
            <w:r>
              <w:t>Bấm bài hát để chuyển sang màn hình phát nhạc</w:t>
            </w:r>
          </w:p>
          <w:p w14:paraId="32559E2C" w14:textId="77777777" w:rsidR="004E59F3" w:rsidRDefault="004E59F3" w:rsidP="00F81291">
            <w:pPr>
              <w:pStyle w:val="ListParagraph"/>
              <w:numPr>
                <w:ilvl w:val="0"/>
                <w:numId w:val="39"/>
              </w:numPr>
              <w:spacing w:line="240" w:lineRule="auto"/>
              <w:jc w:val="left"/>
            </w:pPr>
            <w:r>
              <w:t>Gợi ý một số bài hát và hiển thị bài hát tìm kiếm</w:t>
            </w:r>
          </w:p>
          <w:p w14:paraId="19A1C23F" w14:textId="77777777" w:rsidR="004E59F3" w:rsidRPr="00745E55" w:rsidRDefault="004E59F3" w:rsidP="00ED62E1">
            <w:pPr>
              <w:pStyle w:val="ListParagraph"/>
            </w:pPr>
          </w:p>
        </w:tc>
      </w:tr>
    </w:tbl>
    <w:p w14:paraId="0873A809" w14:textId="77777777" w:rsidR="004E59F3" w:rsidRDefault="004E59F3" w:rsidP="00F81291">
      <w:pPr>
        <w:pStyle w:val="ListParagraph"/>
        <w:numPr>
          <w:ilvl w:val="2"/>
          <w:numId w:val="40"/>
        </w:numPr>
        <w:outlineLvl w:val="2"/>
        <w:rPr>
          <w:b/>
          <w:bCs/>
        </w:rPr>
      </w:pPr>
      <w:bookmarkStart w:id="194" w:name="_Toc106013421"/>
      <w:bookmarkStart w:id="195" w:name="_Toc106036781"/>
      <w:r>
        <w:rPr>
          <w:b/>
          <w:bCs/>
        </w:rPr>
        <w:t>Màn hình bài hát yêu thích</w:t>
      </w:r>
      <w:bookmarkEnd w:id="194"/>
      <w:bookmarkEnd w:id="195"/>
    </w:p>
    <w:tbl>
      <w:tblPr>
        <w:tblW w:w="0" w:type="auto"/>
        <w:tblLook w:val="04A0" w:firstRow="1" w:lastRow="0" w:firstColumn="1" w:lastColumn="0" w:noHBand="0" w:noVBand="1"/>
      </w:tblPr>
      <w:tblGrid>
        <w:gridCol w:w="4675"/>
        <w:gridCol w:w="4675"/>
      </w:tblGrid>
      <w:tr w:rsidR="004E59F3" w:rsidRPr="00745E55" w14:paraId="2F4F4C3B" w14:textId="77777777" w:rsidTr="00ED62E1">
        <w:tc>
          <w:tcPr>
            <w:tcW w:w="4675" w:type="dxa"/>
          </w:tcPr>
          <w:p w14:paraId="58021066" w14:textId="77777777" w:rsidR="004E59F3" w:rsidRDefault="004E59F3" w:rsidP="00493630">
            <w:pPr>
              <w:jc w:val="center"/>
              <w:rPr>
                <w:b/>
                <w:bCs/>
                <w:sz w:val="26"/>
                <w:szCs w:val="26"/>
              </w:rPr>
            </w:pPr>
            <w:r>
              <w:rPr>
                <w:b/>
                <w:bCs/>
                <w:noProof/>
                <w:sz w:val="26"/>
                <w:szCs w:val="26"/>
              </w:rPr>
              <w:lastRenderedPageBreak/>
              <w:drawing>
                <wp:inline distT="0" distB="0" distL="0" distR="0" wp14:anchorId="25CC47D0" wp14:editId="28EBC850">
                  <wp:extent cx="1927458" cy="4069078"/>
                  <wp:effectExtent l="0" t="0" r="0" b="8255"/>
                  <wp:docPr id="298" name="Picture 29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7458" cy="4069078"/>
                          </a:xfrm>
                          <a:prstGeom prst="rect">
                            <a:avLst/>
                          </a:prstGeom>
                        </pic:spPr>
                      </pic:pic>
                    </a:graphicData>
                  </a:graphic>
                </wp:inline>
              </w:drawing>
            </w:r>
          </w:p>
        </w:tc>
        <w:tc>
          <w:tcPr>
            <w:tcW w:w="4675" w:type="dxa"/>
          </w:tcPr>
          <w:p w14:paraId="623BFC8F" w14:textId="77777777" w:rsidR="004E59F3" w:rsidRDefault="004E59F3" w:rsidP="00F81291">
            <w:pPr>
              <w:pStyle w:val="ListParagraph"/>
              <w:numPr>
                <w:ilvl w:val="0"/>
                <w:numId w:val="39"/>
              </w:numPr>
              <w:spacing w:line="240" w:lineRule="auto"/>
              <w:jc w:val="left"/>
            </w:pPr>
            <w:r>
              <w:t>Hiển thị các bài hát mà người dùng đã thích</w:t>
            </w:r>
          </w:p>
          <w:p w14:paraId="3254DC2E" w14:textId="77777777" w:rsidR="004E59F3" w:rsidRDefault="004E59F3" w:rsidP="00F81291">
            <w:pPr>
              <w:pStyle w:val="ListParagraph"/>
              <w:numPr>
                <w:ilvl w:val="0"/>
                <w:numId w:val="39"/>
              </w:numPr>
              <w:spacing w:line="240" w:lineRule="auto"/>
              <w:jc w:val="left"/>
            </w:pPr>
            <w:r>
              <w:t>Bấm bài hát để chuyển sang màn hình phát nhạc</w:t>
            </w:r>
          </w:p>
          <w:p w14:paraId="7C8FAF91" w14:textId="77777777" w:rsidR="004E59F3" w:rsidRPr="00745E55" w:rsidRDefault="004E59F3" w:rsidP="00ED62E1">
            <w:pPr>
              <w:pStyle w:val="ListParagraph"/>
            </w:pPr>
          </w:p>
        </w:tc>
      </w:tr>
    </w:tbl>
    <w:p w14:paraId="102C4555" w14:textId="77777777" w:rsidR="004E59F3" w:rsidRDefault="004E59F3" w:rsidP="00F81291">
      <w:pPr>
        <w:pStyle w:val="ListParagraph"/>
        <w:numPr>
          <w:ilvl w:val="2"/>
          <w:numId w:val="40"/>
        </w:numPr>
        <w:rPr>
          <w:b/>
          <w:bCs/>
        </w:rPr>
      </w:pPr>
      <w:r>
        <w:rPr>
          <w:b/>
          <w:bCs/>
        </w:rPr>
        <w:t>Màn hình người dùng</w:t>
      </w:r>
    </w:p>
    <w:tbl>
      <w:tblPr>
        <w:tblW w:w="0" w:type="auto"/>
        <w:tblLook w:val="04A0" w:firstRow="1" w:lastRow="0" w:firstColumn="1" w:lastColumn="0" w:noHBand="0" w:noVBand="1"/>
      </w:tblPr>
      <w:tblGrid>
        <w:gridCol w:w="3318"/>
        <w:gridCol w:w="3516"/>
        <w:gridCol w:w="2526"/>
      </w:tblGrid>
      <w:tr w:rsidR="004E59F3" w:rsidRPr="00745E55" w14:paraId="713B8E1D" w14:textId="77777777" w:rsidTr="00ED62E1">
        <w:tc>
          <w:tcPr>
            <w:tcW w:w="3902" w:type="dxa"/>
          </w:tcPr>
          <w:p w14:paraId="0D6C95D0" w14:textId="77777777" w:rsidR="004E59F3" w:rsidRDefault="004E59F3" w:rsidP="00493630">
            <w:pPr>
              <w:jc w:val="center"/>
              <w:rPr>
                <w:b/>
                <w:bCs/>
                <w:sz w:val="26"/>
                <w:szCs w:val="26"/>
              </w:rPr>
            </w:pPr>
            <w:r>
              <w:rPr>
                <w:b/>
                <w:bCs/>
                <w:noProof/>
                <w:sz w:val="26"/>
                <w:szCs w:val="26"/>
              </w:rPr>
              <w:drawing>
                <wp:inline distT="0" distB="0" distL="0" distR="0" wp14:anchorId="78705F0E" wp14:editId="09FB8C8F">
                  <wp:extent cx="1630279" cy="3441700"/>
                  <wp:effectExtent l="0" t="0" r="8255" b="6350"/>
                  <wp:docPr id="299" name="Picture 2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37042" cy="3455977"/>
                          </a:xfrm>
                          <a:prstGeom prst="rect">
                            <a:avLst/>
                          </a:prstGeom>
                        </pic:spPr>
                      </pic:pic>
                    </a:graphicData>
                  </a:graphic>
                </wp:inline>
              </w:drawing>
            </w:r>
          </w:p>
        </w:tc>
        <w:tc>
          <w:tcPr>
            <w:tcW w:w="2260" w:type="dxa"/>
          </w:tcPr>
          <w:p w14:paraId="19BC0E6D" w14:textId="77777777" w:rsidR="004E59F3" w:rsidRDefault="004E59F3" w:rsidP="00493630">
            <w:pPr>
              <w:pStyle w:val="ListParagraph"/>
              <w:jc w:val="center"/>
            </w:pPr>
            <w:r>
              <w:rPr>
                <w:noProof/>
              </w:rPr>
              <w:drawing>
                <wp:inline distT="0" distB="0" distL="0" distR="0" wp14:anchorId="124BEFCB" wp14:editId="063AE7D0">
                  <wp:extent cx="1630293" cy="3441700"/>
                  <wp:effectExtent l="0" t="0" r="8255" b="6350"/>
                  <wp:docPr id="300" name="Picture 3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38475" cy="3458973"/>
                          </a:xfrm>
                          <a:prstGeom prst="rect">
                            <a:avLst/>
                          </a:prstGeom>
                        </pic:spPr>
                      </pic:pic>
                    </a:graphicData>
                  </a:graphic>
                </wp:inline>
              </w:drawing>
            </w:r>
          </w:p>
        </w:tc>
        <w:tc>
          <w:tcPr>
            <w:tcW w:w="3188" w:type="dxa"/>
          </w:tcPr>
          <w:p w14:paraId="5E823879" w14:textId="6B917B5E" w:rsidR="004E59F3" w:rsidRDefault="004E59F3" w:rsidP="00F81291">
            <w:pPr>
              <w:pStyle w:val="ListParagraph"/>
              <w:numPr>
                <w:ilvl w:val="0"/>
                <w:numId w:val="39"/>
              </w:numPr>
              <w:spacing w:line="240" w:lineRule="auto"/>
              <w:jc w:val="left"/>
            </w:pPr>
            <w:r>
              <w:t>Hiển thị thông tin người dùng và ứng dụng</w:t>
            </w:r>
          </w:p>
          <w:p w14:paraId="44BD61BC" w14:textId="77777777" w:rsidR="004E59F3" w:rsidRDefault="004E59F3" w:rsidP="00F81291">
            <w:pPr>
              <w:pStyle w:val="ListParagraph"/>
              <w:numPr>
                <w:ilvl w:val="0"/>
                <w:numId w:val="39"/>
              </w:numPr>
              <w:spacing w:line="240" w:lineRule="auto"/>
              <w:jc w:val="left"/>
            </w:pPr>
            <w:r>
              <w:t>Bấm vào nút máy ảnh để cập nhật ảnh đại diện</w:t>
            </w:r>
          </w:p>
          <w:p w14:paraId="305B32BA" w14:textId="77777777" w:rsidR="004E59F3" w:rsidRDefault="004E59F3" w:rsidP="00F81291">
            <w:pPr>
              <w:pStyle w:val="ListParagraph"/>
              <w:numPr>
                <w:ilvl w:val="0"/>
                <w:numId w:val="39"/>
              </w:numPr>
              <w:spacing w:line="240" w:lineRule="auto"/>
              <w:jc w:val="left"/>
            </w:pPr>
            <w:r>
              <w:t>Bấm nút Edit Profile để hiện Fragment chỉnh sửa thông tin người dùng</w:t>
            </w:r>
          </w:p>
          <w:p w14:paraId="35B5E3B6" w14:textId="77777777" w:rsidR="004E59F3" w:rsidRDefault="004E59F3" w:rsidP="00F81291">
            <w:pPr>
              <w:pStyle w:val="ListParagraph"/>
              <w:numPr>
                <w:ilvl w:val="0"/>
                <w:numId w:val="39"/>
              </w:numPr>
              <w:spacing w:line="240" w:lineRule="auto"/>
              <w:jc w:val="left"/>
            </w:pPr>
            <w:r>
              <w:t>Bấm nút Cancel để thoát chỉnh sửa</w:t>
            </w:r>
          </w:p>
          <w:p w14:paraId="1DED844D" w14:textId="77777777" w:rsidR="004E59F3" w:rsidRDefault="004E59F3" w:rsidP="00F81291">
            <w:pPr>
              <w:pStyle w:val="ListParagraph"/>
              <w:numPr>
                <w:ilvl w:val="0"/>
                <w:numId w:val="39"/>
              </w:numPr>
              <w:spacing w:line="240" w:lineRule="auto"/>
              <w:jc w:val="left"/>
            </w:pPr>
            <w:r>
              <w:t>Bấm nút Save để lưu thông tin</w:t>
            </w:r>
          </w:p>
          <w:p w14:paraId="3BF946E1" w14:textId="77777777" w:rsidR="004E59F3" w:rsidRDefault="004E59F3" w:rsidP="00F81291">
            <w:pPr>
              <w:pStyle w:val="ListParagraph"/>
              <w:numPr>
                <w:ilvl w:val="0"/>
                <w:numId w:val="39"/>
              </w:numPr>
              <w:spacing w:line="240" w:lineRule="auto"/>
              <w:jc w:val="left"/>
            </w:pPr>
            <w:r>
              <w:lastRenderedPageBreak/>
              <w:t>Bấm nút Privacy Policy để truy cập vào trang web chính sách riêng tư</w:t>
            </w:r>
          </w:p>
          <w:p w14:paraId="6520F576" w14:textId="77777777" w:rsidR="004E59F3" w:rsidRDefault="004E59F3" w:rsidP="00F81291">
            <w:pPr>
              <w:pStyle w:val="ListParagraph"/>
              <w:numPr>
                <w:ilvl w:val="0"/>
                <w:numId w:val="39"/>
              </w:numPr>
              <w:spacing w:line="240" w:lineRule="auto"/>
              <w:jc w:val="left"/>
            </w:pPr>
            <w:r>
              <w:t>Bấm nút Support để gửi mail cho nhà phát triển ứng dụng</w:t>
            </w:r>
          </w:p>
          <w:p w14:paraId="3C7593E6" w14:textId="77777777" w:rsidR="004E59F3" w:rsidRDefault="004E59F3" w:rsidP="00F81291">
            <w:pPr>
              <w:pStyle w:val="ListParagraph"/>
              <w:numPr>
                <w:ilvl w:val="0"/>
                <w:numId w:val="39"/>
              </w:numPr>
              <w:spacing w:line="240" w:lineRule="auto"/>
              <w:jc w:val="left"/>
            </w:pPr>
            <w:r>
              <w:t>Bấm nút Log out để đăng xuất tài khoản</w:t>
            </w:r>
          </w:p>
          <w:p w14:paraId="05B7A4D7" w14:textId="77777777" w:rsidR="004E59F3" w:rsidRPr="00745E55" w:rsidRDefault="004E59F3" w:rsidP="00ED62E1">
            <w:pPr>
              <w:pStyle w:val="ListParagraph"/>
            </w:pPr>
          </w:p>
        </w:tc>
      </w:tr>
    </w:tbl>
    <w:p w14:paraId="14C7EFB7" w14:textId="77777777" w:rsidR="004E59F3" w:rsidRPr="007F7DAD" w:rsidRDefault="004E59F3" w:rsidP="004E59F3">
      <w:pPr>
        <w:rPr>
          <w:b/>
          <w:bCs/>
          <w:sz w:val="26"/>
          <w:szCs w:val="26"/>
        </w:rPr>
      </w:pPr>
    </w:p>
    <w:p w14:paraId="479A5543" w14:textId="4DCD86C4" w:rsidR="00FC49CD" w:rsidRPr="00262044" w:rsidRDefault="00FC49CD">
      <w:pPr>
        <w:rPr>
          <w:b/>
          <w:sz w:val="26"/>
          <w:szCs w:val="26"/>
        </w:rPr>
      </w:pPr>
      <w:r w:rsidRPr="00262044">
        <w:rPr>
          <w:b/>
          <w:sz w:val="26"/>
          <w:szCs w:val="26"/>
        </w:rPr>
        <w:br w:type="page"/>
      </w:r>
    </w:p>
    <w:p w14:paraId="2F360C2E" w14:textId="384F8503" w:rsidR="00DF6FAE" w:rsidRDefault="001D4D9D" w:rsidP="00DF6FAE">
      <w:pPr>
        <w:pStyle w:val="Heading1"/>
        <w:rPr>
          <w:lang w:val="vi-VN"/>
        </w:rPr>
      </w:pPr>
      <w:bookmarkStart w:id="196" w:name="_Toc106013422"/>
      <w:bookmarkStart w:id="197" w:name="_Toc106036782"/>
      <w:r>
        <w:rPr>
          <w:lang w:val="vi-VN"/>
        </w:rPr>
        <w:lastRenderedPageBreak/>
        <w:t xml:space="preserve">Chương 8: </w:t>
      </w:r>
      <w:r w:rsidR="001C133E">
        <w:rPr>
          <w:lang w:val="vi-VN"/>
        </w:rPr>
        <w:t>NHẬN XÉT VÀ KẾT LUẬN</w:t>
      </w:r>
      <w:bookmarkEnd w:id="196"/>
      <w:bookmarkEnd w:id="197"/>
    </w:p>
    <w:p w14:paraId="343B793B" w14:textId="77777777" w:rsidR="007E0CB3" w:rsidRPr="007E0CB3" w:rsidRDefault="007E0CB3" w:rsidP="00F81291">
      <w:pPr>
        <w:pStyle w:val="ListParagraph"/>
        <w:numPr>
          <w:ilvl w:val="0"/>
          <w:numId w:val="40"/>
        </w:numPr>
        <w:rPr>
          <w:vanish/>
          <w:lang w:val="vi-VN"/>
        </w:rPr>
      </w:pPr>
    </w:p>
    <w:p w14:paraId="191CC60C" w14:textId="15B806CE" w:rsidR="007E0CB3" w:rsidRPr="00976E40" w:rsidRDefault="007E0CB3" w:rsidP="00F72F2C">
      <w:pPr>
        <w:pStyle w:val="ListParagraph"/>
        <w:numPr>
          <w:ilvl w:val="1"/>
          <w:numId w:val="40"/>
        </w:numPr>
        <w:outlineLvl w:val="1"/>
        <w:rPr>
          <w:b/>
          <w:bCs/>
          <w:lang w:val="vi-VN"/>
        </w:rPr>
      </w:pPr>
      <w:bookmarkStart w:id="198" w:name="_Toc106013423"/>
      <w:bookmarkStart w:id="199" w:name="_Toc106036783"/>
      <w:r w:rsidRPr="00976E40">
        <w:rPr>
          <w:b/>
          <w:bCs/>
          <w:lang w:val="vi-VN"/>
        </w:rPr>
        <w:t>Ưu điểm đồ án</w:t>
      </w:r>
      <w:bookmarkEnd w:id="198"/>
      <w:bookmarkEnd w:id="199"/>
    </w:p>
    <w:p w14:paraId="00D1CF09" w14:textId="00A9BD5E" w:rsidR="00C971B2" w:rsidRDefault="002C25B6" w:rsidP="00F81291">
      <w:pPr>
        <w:pStyle w:val="ListParagraph"/>
        <w:numPr>
          <w:ilvl w:val="0"/>
          <w:numId w:val="39"/>
        </w:numPr>
        <w:rPr>
          <w:lang w:val="vi-VN"/>
        </w:rPr>
      </w:pPr>
      <w:r>
        <w:rPr>
          <w:lang w:val="vi-VN"/>
        </w:rPr>
        <w:t>Giao diện ưa nhìn</w:t>
      </w:r>
    </w:p>
    <w:p w14:paraId="4758EC3A" w14:textId="45014088" w:rsidR="002C25B6" w:rsidRDefault="002C25B6" w:rsidP="00F81291">
      <w:pPr>
        <w:pStyle w:val="ListParagraph"/>
        <w:numPr>
          <w:ilvl w:val="0"/>
          <w:numId w:val="39"/>
        </w:numPr>
        <w:rPr>
          <w:lang w:val="vi-VN"/>
        </w:rPr>
      </w:pPr>
      <w:r>
        <w:rPr>
          <w:lang w:val="vi-VN"/>
        </w:rPr>
        <w:t>Dễ dàng sử dụng</w:t>
      </w:r>
    </w:p>
    <w:p w14:paraId="3DAD6280" w14:textId="0A1C5B70" w:rsidR="002C25B6" w:rsidRDefault="0032096D" w:rsidP="00F81291">
      <w:pPr>
        <w:pStyle w:val="ListParagraph"/>
        <w:numPr>
          <w:ilvl w:val="0"/>
          <w:numId w:val="39"/>
        </w:numPr>
        <w:rPr>
          <w:lang w:val="vi-VN"/>
        </w:rPr>
      </w:pPr>
      <w:r>
        <w:rPr>
          <w:lang w:val="vi-VN"/>
        </w:rPr>
        <w:t>Đáp ứng được nhu cầu nghe nhạc cơ bản</w:t>
      </w:r>
    </w:p>
    <w:p w14:paraId="10DC1ACD" w14:textId="77777777" w:rsidR="008B2E08" w:rsidRDefault="00B71254" w:rsidP="00EE46E4">
      <w:pPr>
        <w:pStyle w:val="ListParagraph"/>
        <w:numPr>
          <w:ilvl w:val="0"/>
          <w:numId w:val="39"/>
        </w:numPr>
        <w:rPr>
          <w:lang w:val="vi-VN"/>
        </w:rPr>
      </w:pPr>
      <w:r>
        <w:rPr>
          <w:lang w:val="vi-VN"/>
        </w:rPr>
        <w:t xml:space="preserve">Dễ dàng đăng nhập cũng như đăng </w:t>
      </w:r>
      <w:r w:rsidR="008B2E08">
        <w:rPr>
          <w:lang w:val="vi-VN"/>
        </w:rPr>
        <w:t>ký.</w:t>
      </w:r>
    </w:p>
    <w:p w14:paraId="52FB224A" w14:textId="7C628DC2" w:rsidR="00EE46E4" w:rsidRDefault="008B2E08" w:rsidP="00EE46E4">
      <w:pPr>
        <w:pStyle w:val="ListParagraph"/>
        <w:numPr>
          <w:ilvl w:val="0"/>
          <w:numId w:val="39"/>
        </w:numPr>
        <w:rPr>
          <w:lang w:val="vi-VN"/>
        </w:rPr>
      </w:pPr>
      <w:r>
        <w:rPr>
          <w:lang w:val="vi-VN"/>
        </w:rPr>
        <w:t>C</w:t>
      </w:r>
      <w:r w:rsidR="00B71254">
        <w:rPr>
          <w:lang w:val="vi-VN"/>
        </w:rPr>
        <w:t xml:space="preserve">ó liên kết với google </w:t>
      </w:r>
      <w:r w:rsidR="00EE46E4">
        <w:rPr>
          <w:lang w:val="vi-VN"/>
        </w:rPr>
        <w:t>và facebook</w:t>
      </w:r>
    </w:p>
    <w:p w14:paraId="47BFC8D7" w14:textId="35F691D4" w:rsidR="00EE46E4" w:rsidRPr="00EE46E4" w:rsidRDefault="00EE46E4" w:rsidP="00EE46E4">
      <w:pPr>
        <w:pStyle w:val="ListParagraph"/>
        <w:numPr>
          <w:ilvl w:val="0"/>
          <w:numId w:val="39"/>
        </w:numPr>
        <w:rPr>
          <w:lang w:val="vi-VN"/>
        </w:rPr>
      </w:pPr>
      <w:r>
        <w:rPr>
          <w:lang w:val="vi-VN"/>
        </w:rPr>
        <w:t>Vận dụng tương đối đầy đủ các kiến thức đã học.</w:t>
      </w:r>
    </w:p>
    <w:p w14:paraId="41DE070D" w14:textId="0E9BF2B4" w:rsidR="002111CB" w:rsidRPr="00976E40" w:rsidRDefault="00A30D22" w:rsidP="00F72F2C">
      <w:pPr>
        <w:pStyle w:val="ListParagraph"/>
        <w:numPr>
          <w:ilvl w:val="1"/>
          <w:numId w:val="40"/>
        </w:numPr>
        <w:outlineLvl w:val="1"/>
        <w:rPr>
          <w:b/>
          <w:bCs/>
          <w:lang w:val="vi-VN"/>
        </w:rPr>
      </w:pPr>
      <w:bookmarkStart w:id="200" w:name="_Toc106013424"/>
      <w:bookmarkStart w:id="201" w:name="_Toc106036784"/>
      <w:r w:rsidRPr="00976E40">
        <w:rPr>
          <w:b/>
          <w:bCs/>
          <w:lang w:val="vi-VN"/>
        </w:rPr>
        <w:t>Hạn chế của đồ án</w:t>
      </w:r>
      <w:bookmarkEnd w:id="200"/>
      <w:bookmarkEnd w:id="201"/>
    </w:p>
    <w:p w14:paraId="4BF24576" w14:textId="6D7A98EE" w:rsidR="002111CB" w:rsidRDefault="00823C5B" w:rsidP="00F81291">
      <w:pPr>
        <w:pStyle w:val="ListParagraph"/>
        <w:numPr>
          <w:ilvl w:val="0"/>
          <w:numId w:val="39"/>
        </w:numPr>
        <w:rPr>
          <w:lang w:val="vi-VN"/>
        </w:rPr>
      </w:pPr>
      <w:r>
        <w:rPr>
          <w:lang w:val="vi-VN"/>
        </w:rPr>
        <w:t>Còn tồn tại một  số bug</w:t>
      </w:r>
    </w:p>
    <w:p w14:paraId="7C9AA5CD" w14:textId="77777777" w:rsidR="006240D3" w:rsidRDefault="00537826" w:rsidP="00F81291">
      <w:pPr>
        <w:pStyle w:val="ListParagraph"/>
        <w:numPr>
          <w:ilvl w:val="0"/>
          <w:numId w:val="39"/>
        </w:numPr>
        <w:rPr>
          <w:lang w:val="vi-VN"/>
        </w:rPr>
      </w:pPr>
      <w:r>
        <w:rPr>
          <w:lang w:val="vi-VN"/>
        </w:rPr>
        <w:t>Tổ chức source</w:t>
      </w:r>
      <w:r w:rsidR="006240D3">
        <w:rPr>
          <w:lang w:val="vi-VN"/>
        </w:rPr>
        <w:t xml:space="preserve"> code chưa tốt</w:t>
      </w:r>
    </w:p>
    <w:p w14:paraId="777BADC1" w14:textId="31DB14B8" w:rsidR="00537826" w:rsidRDefault="00537826" w:rsidP="00F81291">
      <w:pPr>
        <w:pStyle w:val="ListParagraph"/>
        <w:numPr>
          <w:ilvl w:val="0"/>
          <w:numId w:val="39"/>
        </w:numPr>
        <w:rPr>
          <w:lang w:val="vi-VN"/>
        </w:rPr>
      </w:pPr>
      <w:r>
        <w:rPr>
          <w:lang w:val="vi-VN"/>
        </w:rPr>
        <w:t xml:space="preserve"> </w:t>
      </w:r>
      <w:r w:rsidR="00D70731">
        <w:rPr>
          <w:lang w:val="vi-VN"/>
        </w:rPr>
        <w:t>Các chức năng còn cơ bản</w:t>
      </w:r>
      <w:r w:rsidR="00BF4180">
        <w:rPr>
          <w:lang w:val="vi-VN"/>
        </w:rPr>
        <w:t xml:space="preserve"> và chưa hướng thực tế</w:t>
      </w:r>
    </w:p>
    <w:p w14:paraId="469C8725" w14:textId="325CD197" w:rsidR="00BF4180" w:rsidRDefault="005236D1" w:rsidP="00F81291">
      <w:pPr>
        <w:pStyle w:val="ListParagraph"/>
        <w:numPr>
          <w:ilvl w:val="0"/>
          <w:numId w:val="39"/>
        </w:numPr>
        <w:rPr>
          <w:lang w:val="vi-VN"/>
        </w:rPr>
      </w:pPr>
      <w:r>
        <w:rPr>
          <w:lang w:val="vi-VN"/>
        </w:rPr>
        <w:t>Database</w:t>
      </w:r>
      <w:r w:rsidR="00672C8A">
        <w:rPr>
          <w:lang w:val="vi-VN"/>
        </w:rPr>
        <w:t xml:space="preserve"> còn đơn giản chưa chặt chẽ</w:t>
      </w:r>
    </w:p>
    <w:p w14:paraId="45FA1AE8" w14:textId="49A0FC9C" w:rsidR="00D70731" w:rsidRDefault="00AA7871" w:rsidP="00F81291">
      <w:pPr>
        <w:pStyle w:val="ListParagraph"/>
        <w:numPr>
          <w:ilvl w:val="0"/>
          <w:numId w:val="39"/>
        </w:numPr>
        <w:rPr>
          <w:lang w:val="vi-VN"/>
        </w:rPr>
      </w:pPr>
      <w:r>
        <w:rPr>
          <w:lang w:val="vi-VN"/>
        </w:rPr>
        <w:t>Còn ít chức năng</w:t>
      </w:r>
    </w:p>
    <w:p w14:paraId="04AAE906" w14:textId="5DDD5B0D" w:rsidR="00AA7871" w:rsidRDefault="00AE7841" w:rsidP="00F81291">
      <w:pPr>
        <w:pStyle w:val="ListParagraph"/>
        <w:numPr>
          <w:ilvl w:val="0"/>
          <w:numId w:val="39"/>
        </w:numPr>
        <w:rPr>
          <w:lang w:val="vi-VN"/>
        </w:rPr>
      </w:pPr>
      <w:r>
        <w:rPr>
          <w:lang w:val="vi-VN"/>
        </w:rPr>
        <w:t xml:space="preserve">Chưa có chức năng tải </w:t>
      </w:r>
      <w:r w:rsidR="008B2E08">
        <w:rPr>
          <w:lang w:val="vi-VN"/>
        </w:rPr>
        <w:t>nhạc.</w:t>
      </w:r>
    </w:p>
    <w:p w14:paraId="628CBB17" w14:textId="68F69E1B" w:rsidR="002111CB" w:rsidRPr="00823C5B" w:rsidRDefault="00544F2B" w:rsidP="002111CB">
      <w:pPr>
        <w:pStyle w:val="ListParagraph"/>
        <w:numPr>
          <w:ilvl w:val="0"/>
          <w:numId w:val="39"/>
        </w:numPr>
        <w:rPr>
          <w:lang w:val="vi-VN"/>
        </w:rPr>
      </w:pPr>
      <w:r>
        <w:rPr>
          <w:lang w:val="vi-VN"/>
        </w:rPr>
        <w:t>Chưa có lời bài hát chạy song song với nhạc đang phát</w:t>
      </w:r>
    </w:p>
    <w:p w14:paraId="37CFC2D8" w14:textId="2626CE7D" w:rsidR="00A30D22" w:rsidRPr="00976E40" w:rsidRDefault="00E66260" w:rsidP="00F72F2C">
      <w:pPr>
        <w:pStyle w:val="ListParagraph"/>
        <w:numPr>
          <w:ilvl w:val="1"/>
          <w:numId w:val="40"/>
        </w:numPr>
        <w:outlineLvl w:val="1"/>
        <w:rPr>
          <w:b/>
          <w:bCs/>
          <w:lang w:val="vi-VN"/>
        </w:rPr>
      </w:pPr>
      <w:bookmarkStart w:id="202" w:name="_Toc106013425"/>
      <w:bookmarkStart w:id="203" w:name="_Toc106036785"/>
      <w:r w:rsidRPr="00976E40">
        <w:rPr>
          <w:b/>
          <w:bCs/>
          <w:lang w:val="vi-VN"/>
        </w:rPr>
        <w:t xml:space="preserve">Hướng phát triển </w:t>
      </w:r>
      <w:r w:rsidR="00B16A0B" w:rsidRPr="00976E40">
        <w:rPr>
          <w:b/>
          <w:bCs/>
          <w:lang w:val="vi-VN"/>
        </w:rPr>
        <w:t>của đồ án</w:t>
      </w:r>
      <w:bookmarkEnd w:id="202"/>
      <w:bookmarkEnd w:id="203"/>
    </w:p>
    <w:p w14:paraId="6FBE2E7D" w14:textId="5725A295" w:rsidR="00405EDD" w:rsidRPr="00225BD4" w:rsidRDefault="00225BD4" w:rsidP="00F81291">
      <w:pPr>
        <w:pStyle w:val="ListParagraph"/>
        <w:numPr>
          <w:ilvl w:val="0"/>
          <w:numId w:val="39"/>
        </w:numPr>
        <w:rPr>
          <w:lang w:val="vi-VN"/>
        </w:rPr>
      </w:pPr>
      <w:r>
        <w:rPr>
          <w:lang w:val="vi-VN"/>
        </w:rPr>
        <w:t xml:space="preserve">Thêm </w:t>
      </w:r>
      <w:r w:rsidR="002E1993">
        <w:rPr>
          <w:lang w:val="vi-VN"/>
        </w:rPr>
        <w:t xml:space="preserve">chức năng </w:t>
      </w:r>
      <w:r w:rsidR="0036680D">
        <w:rPr>
          <w:lang w:val="vi-VN"/>
        </w:rPr>
        <w:t xml:space="preserve">mở lại Activity phát nhạc với trạng thái nhạc </w:t>
      </w:r>
      <w:r w:rsidR="00F63F38">
        <w:rPr>
          <w:lang w:val="vi-VN"/>
        </w:rPr>
        <w:t>cũ.</w:t>
      </w:r>
    </w:p>
    <w:p w14:paraId="46D29878" w14:textId="0DBA1511" w:rsidR="00F63F38" w:rsidRPr="00225BD4" w:rsidRDefault="00A20485" w:rsidP="00F81291">
      <w:pPr>
        <w:pStyle w:val="ListParagraph"/>
        <w:numPr>
          <w:ilvl w:val="0"/>
          <w:numId w:val="39"/>
        </w:numPr>
        <w:rPr>
          <w:lang w:val="vi-VN"/>
        </w:rPr>
      </w:pPr>
      <w:r>
        <w:rPr>
          <w:lang w:val="vi-VN"/>
        </w:rPr>
        <w:t xml:space="preserve">Thêm </w:t>
      </w:r>
      <w:r w:rsidR="00100B7C">
        <w:rPr>
          <w:lang w:val="vi-VN"/>
        </w:rPr>
        <w:t>phần thu nhỏ phát nhạc.</w:t>
      </w:r>
    </w:p>
    <w:p w14:paraId="063ADD21" w14:textId="504125F4" w:rsidR="00100B7C" w:rsidRPr="00225BD4" w:rsidRDefault="00365DAE" w:rsidP="00F81291">
      <w:pPr>
        <w:pStyle w:val="ListParagraph"/>
        <w:numPr>
          <w:ilvl w:val="0"/>
          <w:numId w:val="39"/>
        </w:numPr>
        <w:rPr>
          <w:lang w:val="vi-VN"/>
        </w:rPr>
      </w:pPr>
      <w:r>
        <w:rPr>
          <w:lang w:val="vi-VN"/>
        </w:rPr>
        <w:t xml:space="preserve">Nâng cấp Server để </w:t>
      </w:r>
      <w:r w:rsidR="00F15E99">
        <w:rPr>
          <w:lang w:val="vi-VN"/>
        </w:rPr>
        <w:t>tải nhạc nhanh hơn</w:t>
      </w:r>
    </w:p>
    <w:p w14:paraId="40C61B13" w14:textId="1CE3E697" w:rsidR="00A411B3" w:rsidRPr="00225BD4" w:rsidRDefault="00407CCC" w:rsidP="00F81291">
      <w:pPr>
        <w:pStyle w:val="ListParagraph"/>
        <w:numPr>
          <w:ilvl w:val="0"/>
          <w:numId w:val="39"/>
        </w:numPr>
        <w:rPr>
          <w:lang w:val="vi-VN"/>
        </w:rPr>
      </w:pPr>
      <w:r>
        <w:rPr>
          <w:lang w:val="vi-VN"/>
        </w:rPr>
        <w:t>Thêm chức năng mở nhạc từ máy</w:t>
      </w:r>
    </w:p>
    <w:p w14:paraId="41AB6B74" w14:textId="2A2A9D0A" w:rsidR="00407CCC" w:rsidRDefault="00386D5D" w:rsidP="00F81291">
      <w:pPr>
        <w:pStyle w:val="ListParagraph"/>
        <w:numPr>
          <w:ilvl w:val="0"/>
          <w:numId w:val="39"/>
        </w:numPr>
        <w:rPr>
          <w:lang w:val="vi-VN"/>
        </w:rPr>
      </w:pPr>
      <w:r>
        <w:rPr>
          <w:lang w:val="vi-VN"/>
        </w:rPr>
        <w:t xml:space="preserve">Thêm </w:t>
      </w:r>
      <w:r w:rsidR="00F842C7">
        <w:rPr>
          <w:lang w:val="vi-VN"/>
        </w:rPr>
        <w:t>lời bài hát</w:t>
      </w:r>
    </w:p>
    <w:p w14:paraId="69B71E7C" w14:textId="5669C415" w:rsidR="003F6A49" w:rsidRPr="003F6A49" w:rsidRDefault="00794BD5" w:rsidP="003F6A49">
      <w:pPr>
        <w:pStyle w:val="ListParagraph"/>
        <w:numPr>
          <w:ilvl w:val="0"/>
          <w:numId w:val="39"/>
        </w:numPr>
        <w:rPr>
          <w:lang w:val="vi-VN"/>
        </w:rPr>
      </w:pPr>
      <w:r w:rsidRPr="284BBEFA">
        <w:rPr>
          <w:lang w:val="vi-VN"/>
        </w:rPr>
        <w:t>Phân chia</w:t>
      </w:r>
      <w:r w:rsidR="004172B0">
        <w:rPr>
          <w:lang w:val="vi-VN"/>
        </w:rPr>
        <w:t xml:space="preserve"> các </w:t>
      </w:r>
      <w:r w:rsidRPr="284BBEFA">
        <w:rPr>
          <w:lang w:val="vi-VN"/>
        </w:rPr>
        <w:t>danh</w:t>
      </w:r>
      <w:r w:rsidR="004172B0">
        <w:rPr>
          <w:lang w:val="vi-VN"/>
        </w:rPr>
        <w:t xml:space="preserve"> sách phát </w:t>
      </w:r>
      <w:r w:rsidRPr="284BBEFA">
        <w:rPr>
          <w:lang w:val="vi-VN"/>
        </w:rPr>
        <w:t>rõ ràng hơn</w:t>
      </w:r>
    </w:p>
    <w:p w14:paraId="51E2D31E" w14:textId="77777777" w:rsidR="00AD12D1" w:rsidRDefault="00AD12D1" w:rsidP="00AD12D1">
      <w:pPr>
        <w:spacing w:after="0" w:line="360" w:lineRule="auto"/>
        <w:ind w:left="2880"/>
        <w:rPr>
          <w:i/>
          <w:sz w:val="26"/>
          <w:szCs w:val="26"/>
        </w:rPr>
      </w:pPr>
    </w:p>
    <w:p w14:paraId="5A779FC4" w14:textId="77777777" w:rsidR="00CF17D5" w:rsidRDefault="00CF17D5" w:rsidP="00A26CD0">
      <w:pPr>
        <w:spacing w:after="0" w:line="360" w:lineRule="auto"/>
        <w:ind w:firstLine="720"/>
        <w:jc w:val="both"/>
        <w:rPr>
          <w:color w:val="000000"/>
          <w:sz w:val="26"/>
          <w:szCs w:val="26"/>
        </w:rPr>
      </w:pPr>
    </w:p>
    <w:p w14:paraId="380479D7" w14:textId="77777777" w:rsidR="00CF17D5" w:rsidRDefault="00CF17D5">
      <w:pPr>
        <w:rPr>
          <w:color w:val="000000"/>
          <w:sz w:val="26"/>
          <w:szCs w:val="26"/>
        </w:rPr>
      </w:pPr>
      <w:r>
        <w:rPr>
          <w:color w:val="000000"/>
          <w:sz w:val="26"/>
          <w:szCs w:val="26"/>
        </w:rPr>
        <w:br w:type="page"/>
      </w:r>
    </w:p>
    <w:p w14:paraId="14296AA3" w14:textId="4C124E2E" w:rsidR="00A26CD0" w:rsidRDefault="00976E40" w:rsidP="00CF4619">
      <w:pPr>
        <w:pStyle w:val="Heading1"/>
        <w:rPr>
          <w:sz w:val="32"/>
          <w:szCs w:val="32"/>
          <w:lang w:val="vi-VN"/>
        </w:rPr>
      </w:pPr>
      <w:bookmarkStart w:id="204" w:name="_Toc106013426"/>
      <w:bookmarkStart w:id="205" w:name="_Toc106036786"/>
      <w:r w:rsidRPr="007C1DFF">
        <w:rPr>
          <w:sz w:val="32"/>
          <w:szCs w:val="32"/>
        </w:rPr>
        <w:lastRenderedPageBreak/>
        <w:t>Tài</w:t>
      </w:r>
      <w:r w:rsidRPr="00CF4619">
        <w:rPr>
          <w:sz w:val="32"/>
          <w:szCs w:val="32"/>
          <w:lang w:val="vi-VN"/>
        </w:rPr>
        <w:t xml:space="preserve"> liệu tham khảo</w:t>
      </w:r>
      <w:bookmarkEnd w:id="204"/>
      <w:bookmarkEnd w:id="205"/>
    </w:p>
    <w:p w14:paraId="754E2AF3" w14:textId="1ABBEC0F" w:rsidR="00DC1FF6" w:rsidRPr="00077F15" w:rsidRDefault="00DC1FF6" w:rsidP="00DC1FF6">
      <w:pPr>
        <w:rPr>
          <w:sz w:val="26"/>
          <w:szCs w:val="26"/>
        </w:rPr>
      </w:pPr>
      <w:r w:rsidRPr="00077F15">
        <w:rPr>
          <w:sz w:val="26"/>
          <w:szCs w:val="26"/>
        </w:rPr>
        <w:t>Tài liệu hướng dẫn sử dụng các component trong android</w:t>
      </w:r>
    </w:p>
    <w:p w14:paraId="2175CA6A" w14:textId="365BADE0" w:rsidR="00126661" w:rsidRDefault="0065577B" w:rsidP="00C023AC">
      <w:pPr>
        <w:spacing w:after="0" w:line="360" w:lineRule="auto"/>
        <w:rPr>
          <w:rStyle w:val="Hyperlink"/>
          <w:rFonts w:eastAsiaTheme="majorEastAsia"/>
          <w:i/>
        </w:rPr>
      </w:pPr>
      <w:hyperlink r:id="rId42" w:history="1">
        <w:r w:rsidR="00126661" w:rsidRPr="007D3095">
          <w:rPr>
            <w:rStyle w:val="Hyperlink"/>
            <w:rFonts w:eastAsiaTheme="majorEastAsia"/>
            <w:i/>
          </w:rPr>
          <w:t>https://developer.android.com/</w:t>
        </w:r>
      </w:hyperlink>
    </w:p>
    <w:p w14:paraId="762A4D94" w14:textId="4DE1F448" w:rsidR="00DC1FF6" w:rsidRPr="00264F99" w:rsidRDefault="00264F99" w:rsidP="00C023AC">
      <w:pPr>
        <w:spacing w:after="0" w:line="360" w:lineRule="auto"/>
        <w:rPr>
          <w:iCs/>
          <w:sz w:val="26"/>
          <w:szCs w:val="26"/>
        </w:rPr>
      </w:pPr>
      <w:r>
        <w:rPr>
          <w:iCs/>
          <w:sz w:val="26"/>
          <w:szCs w:val="26"/>
        </w:rPr>
        <w:t>Tài liệu về SQLite</w:t>
      </w:r>
    </w:p>
    <w:p w14:paraId="12B5A413" w14:textId="1C12F7F7" w:rsidR="00264F99" w:rsidRDefault="0065577B" w:rsidP="00C023AC">
      <w:pPr>
        <w:spacing w:after="0" w:line="360" w:lineRule="auto"/>
        <w:rPr>
          <w:rStyle w:val="Hyperlink"/>
          <w:rFonts w:eastAsiaTheme="majorEastAsia"/>
          <w:i/>
        </w:rPr>
      </w:pPr>
      <w:hyperlink r:id="rId43" w:history="1">
        <w:r w:rsidR="00C023AC" w:rsidRPr="007D3095">
          <w:rPr>
            <w:rStyle w:val="Hyperlink"/>
            <w:rFonts w:eastAsiaTheme="majorEastAsia"/>
            <w:i/>
          </w:rPr>
          <w:t>https://viblo.asia/p/sqlite-la-gi-E375zVVR5GW</w:t>
        </w:r>
      </w:hyperlink>
      <w:r w:rsidR="00264F99">
        <w:rPr>
          <w:rStyle w:val="Hyperlink"/>
          <w:rFonts w:eastAsiaTheme="majorEastAsia"/>
          <w:i/>
        </w:rPr>
        <w:t xml:space="preserve">  </w:t>
      </w:r>
    </w:p>
    <w:p w14:paraId="1EBF7641" w14:textId="20AFC8AD" w:rsidR="00264F99" w:rsidRPr="00264F99" w:rsidRDefault="00264F99" w:rsidP="00C023AC">
      <w:pPr>
        <w:spacing w:after="0" w:line="360" w:lineRule="auto"/>
        <w:rPr>
          <w:iCs/>
          <w:sz w:val="26"/>
          <w:szCs w:val="26"/>
        </w:rPr>
      </w:pPr>
      <w:r>
        <w:rPr>
          <w:iCs/>
          <w:sz w:val="26"/>
          <w:szCs w:val="26"/>
        </w:rPr>
        <w:t>Các video hướng dẫn làm database</w:t>
      </w:r>
      <w:r w:rsidR="004D2249">
        <w:rPr>
          <w:iCs/>
          <w:sz w:val="26"/>
          <w:szCs w:val="26"/>
        </w:rPr>
        <w:t xml:space="preserve"> ứng dụng nghe nhạc</w:t>
      </w:r>
    </w:p>
    <w:p w14:paraId="25A7A7DD" w14:textId="45ECD412" w:rsidR="004D2249" w:rsidRDefault="0065577B" w:rsidP="00C023AC">
      <w:pPr>
        <w:spacing w:after="0" w:line="360" w:lineRule="auto"/>
        <w:rPr>
          <w:rStyle w:val="Hyperlink"/>
          <w:rFonts w:eastAsiaTheme="majorEastAsia"/>
          <w:i/>
        </w:rPr>
      </w:pPr>
      <w:hyperlink r:id="rId44" w:history="1">
        <w:r w:rsidR="00F83F59" w:rsidRPr="007D3095">
          <w:rPr>
            <w:rStyle w:val="Hyperlink"/>
            <w:rFonts w:eastAsiaTheme="majorEastAsia"/>
            <w:i/>
          </w:rPr>
          <w:t>https://www.youtube.com/playlist?list=PLzrVYRai0riTMwAVJxP2hk9VTMK4yKEkC</w:t>
        </w:r>
      </w:hyperlink>
    </w:p>
    <w:p w14:paraId="2984277A" w14:textId="453CE526" w:rsidR="00864C50" w:rsidRPr="00264F99" w:rsidRDefault="00864C50" w:rsidP="00864C50">
      <w:pPr>
        <w:spacing w:after="0" w:line="360" w:lineRule="auto"/>
        <w:rPr>
          <w:iCs/>
          <w:sz w:val="26"/>
          <w:szCs w:val="26"/>
        </w:rPr>
      </w:pPr>
      <w:r>
        <w:rPr>
          <w:iCs/>
          <w:sz w:val="26"/>
          <w:szCs w:val="26"/>
        </w:rPr>
        <w:t>Các video hướng dẫn làm phát nhạc</w:t>
      </w:r>
    </w:p>
    <w:p w14:paraId="29908D29" w14:textId="7357B695" w:rsidR="00864C50" w:rsidRDefault="0065577B" w:rsidP="00C023AC">
      <w:pPr>
        <w:spacing w:after="0" w:line="360" w:lineRule="auto"/>
      </w:pPr>
      <w:hyperlink r:id="rId45" w:history="1">
        <w:r w:rsidR="00864C50" w:rsidRPr="00075DC6">
          <w:rPr>
            <w:rStyle w:val="Hyperlink"/>
          </w:rPr>
          <w:t>https://www.youtube.com/watch?v=bsXaM4G4D_w&amp;list=PLwQLA73lSe1RfjMzbRLoIkcIJBu25FnVJ</w:t>
        </w:r>
      </w:hyperlink>
    </w:p>
    <w:p w14:paraId="211B6C38" w14:textId="77777777" w:rsidR="00985768" w:rsidRDefault="00985768" w:rsidP="00985768">
      <w:pPr>
        <w:spacing w:after="0" w:line="360" w:lineRule="auto"/>
      </w:pPr>
      <w:r>
        <w:t>Tài liệu về MVC:</w:t>
      </w:r>
    </w:p>
    <w:p w14:paraId="07046A51" w14:textId="7EA15B33" w:rsidR="00985768" w:rsidRDefault="0065577B" w:rsidP="00985768">
      <w:pPr>
        <w:spacing w:after="0" w:line="360" w:lineRule="auto"/>
      </w:pPr>
      <w:hyperlink r:id="rId46" w:history="1">
        <w:r w:rsidR="00985768" w:rsidRPr="00075DC6">
          <w:rPr>
            <w:rStyle w:val="Hyperlink"/>
          </w:rPr>
          <w:t>https://developer.mozilla.org/en-US/docs/Glossary/MVC</w:t>
        </w:r>
      </w:hyperlink>
    </w:p>
    <w:p w14:paraId="076274A6" w14:textId="77777777" w:rsidR="00985768" w:rsidRDefault="00985768" w:rsidP="00985768">
      <w:pPr>
        <w:spacing w:after="0" w:line="360" w:lineRule="auto"/>
      </w:pPr>
    </w:p>
    <w:p w14:paraId="22DDE785" w14:textId="77777777" w:rsidR="00864C50" w:rsidRDefault="00864C50" w:rsidP="00C023AC">
      <w:pPr>
        <w:spacing w:after="0" w:line="360" w:lineRule="auto"/>
        <w:rPr>
          <w:rStyle w:val="Hyperlink"/>
          <w:rFonts w:eastAsiaTheme="majorEastAsia"/>
          <w:i/>
        </w:rPr>
      </w:pPr>
    </w:p>
    <w:p w14:paraId="7FCF795B" w14:textId="57819854" w:rsidR="004D2249" w:rsidRPr="004D2249" w:rsidRDefault="004D2249" w:rsidP="00C023AC">
      <w:pPr>
        <w:spacing w:after="0" w:line="360" w:lineRule="auto"/>
        <w:rPr>
          <w:rFonts w:eastAsiaTheme="majorEastAsia"/>
          <w:i/>
          <w:color w:val="0563C1" w:themeColor="hyperlink"/>
          <w:u w:val="single"/>
        </w:rPr>
      </w:pPr>
    </w:p>
    <w:p w14:paraId="290146AC" w14:textId="77777777" w:rsidR="00C023AC" w:rsidRDefault="00C023AC" w:rsidP="00C023AC">
      <w:pPr>
        <w:spacing w:after="0" w:line="360" w:lineRule="auto"/>
        <w:rPr>
          <w:i/>
          <w:sz w:val="26"/>
          <w:szCs w:val="26"/>
        </w:rPr>
      </w:pPr>
    </w:p>
    <w:p w14:paraId="304FBF95" w14:textId="77777777" w:rsidR="009D6091" w:rsidRDefault="009D6091"/>
    <w:sectPr w:rsidR="009D6091" w:rsidSect="00A155B9">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7183C" w14:textId="77777777" w:rsidR="0065577B" w:rsidRDefault="0065577B" w:rsidP="00F72F2C">
      <w:pPr>
        <w:spacing w:after="0" w:line="240" w:lineRule="auto"/>
      </w:pPr>
      <w:r>
        <w:separator/>
      </w:r>
    </w:p>
  </w:endnote>
  <w:endnote w:type="continuationSeparator" w:id="0">
    <w:p w14:paraId="1814A5E1" w14:textId="77777777" w:rsidR="0065577B" w:rsidRDefault="0065577B" w:rsidP="00F72F2C">
      <w:pPr>
        <w:spacing w:after="0" w:line="240" w:lineRule="auto"/>
      </w:pPr>
      <w:r>
        <w:continuationSeparator/>
      </w:r>
    </w:p>
  </w:endnote>
  <w:endnote w:type="continuationNotice" w:id="1">
    <w:p w14:paraId="20D77046" w14:textId="77777777" w:rsidR="0065577B" w:rsidRDefault="006557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96352"/>
      <w:docPartObj>
        <w:docPartGallery w:val="Page Numbers (Bottom of Page)"/>
        <w:docPartUnique/>
      </w:docPartObj>
    </w:sdtPr>
    <w:sdtEndPr/>
    <w:sdtContent>
      <w:p w14:paraId="3D325677" w14:textId="33133DA8" w:rsidR="00F72F2C" w:rsidRDefault="00F72F2C">
        <w:pPr>
          <w:pStyle w:val="Footer"/>
          <w:jc w:val="center"/>
        </w:pPr>
        <w:r>
          <w:fldChar w:fldCharType="begin"/>
        </w:r>
        <w:r>
          <w:instrText>PAGE   \* MERGEFORMAT</w:instrText>
        </w:r>
        <w:r>
          <w:fldChar w:fldCharType="separate"/>
        </w:r>
        <w:r>
          <w:rPr>
            <w:lang w:val="vi-VN"/>
          </w:rPr>
          <w:t>2</w:t>
        </w:r>
        <w:r>
          <w:fldChar w:fldCharType="end"/>
        </w:r>
      </w:p>
    </w:sdtContent>
  </w:sdt>
  <w:p w14:paraId="72CA05E7" w14:textId="77777777" w:rsidR="00F72F2C" w:rsidRDefault="00F72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9DD72" w14:textId="77777777" w:rsidR="0065577B" w:rsidRDefault="0065577B" w:rsidP="00F72F2C">
      <w:pPr>
        <w:spacing w:after="0" w:line="240" w:lineRule="auto"/>
      </w:pPr>
      <w:r>
        <w:separator/>
      </w:r>
    </w:p>
  </w:footnote>
  <w:footnote w:type="continuationSeparator" w:id="0">
    <w:p w14:paraId="2E7A0450" w14:textId="77777777" w:rsidR="0065577B" w:rsidRDefault="0065577B" w:rsidP="00F72F2C">
      <w:pPr>
        <w:spacing w:after="0" w:line="240" w:lineRule="auto"/>
      </w:pPr>
      <w:r>
        <w:continuationSeparator/>
      </w:r>
    </w:p>
  </w:footnote>
  <w:footnote w:type="continuationNotice" w:id="1">
    <w:p w14:paraId="2EF73168" w14:textId="77777777" w:rsidR="0065577B" w:rsidRDefault="006557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7C0"/>
    <w:multiLevelType w:val="multilevel"/>
    <w:tmpl w:val="6EB202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4601449"/>
    <w:multiLevelType w:val="multilevel"/>
    <w:tmpl w:val="D3BA0F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C3E5A38"/>
    <w:multiLevelType w:val="hybridMultilevel"/>
    <w:tmpl w:val="CC88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23D6D"/>
    <w:multiLevelType w:val="multilevel"/>
    <w:tmpl w:val="833AE6E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4233F0"/>
    <w:multiLevelType w:val="multilevel"/>
    <w:tmpl w:val="7CC888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F0740E5"/>
    <w:multiLevelType w:val="multilevel"/>
    <w:tmpl w:val="AD924B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F4D3EA3"/>
    <w:multiLevelType w:val="multilevel"/>
    <w:tmpl w:val="734EE2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F7E7C70"/>
    <w:multiLevelType w:val="hybridMultilevel"/>
    <w:tmpl w:val="644E87FC"/>
    <w:lvl w:ilvl="0" w:tplc="0409000F">
      <w:start w:val="1"/>
      <w:numFmt w:val="decimal"/>
      <w:lvlText w:val="%1."/>
      <w:lvlJc w:val="left"/>
      <w:pPr>
        <w:ind w:left="644" w:hanging="360"/>
      </w:pPr>
      <w:rPr>
        <w:rFonts w:hint="default"/>
      </w:rPr>
    </w:lvl>
    <w:lvl w:ilvl="1" w:tplc="FFFFFFFF">
      <w:start w:val="1"/>
      <w:numFmt w:val="bullet"/>
      <w:lvlText w:val="o"/>
      <w:lvlJc w:val="left"/>
      <w:pPr>
        <w:ind w:left="1364" w:hanging="360"/>
      </w:pPr>
      <w:rPr>
        <w:rFonts w:ascii="Courier New" w:hAnsi="Courier New" w:cs="Courier New" w:hint="default"/>
      </w:rPr>
    </w:lvl>
    <w:lvl w:ilvl="2" w:tplc="FFFFFFFF">
      <w:start w:val="1"/>
      <w:numFmt w:val="bullet"/>
      <w:lvlText w:val=""/>
      <w:lvlJc w:val="left"/>
      <w:pPr>
        <w:ind w:left="2084" w:hanging="360"/>
      </w:pPr>
      <w:rPr>
        <w:rFonts w:ascii="Wingdings" w:hAnsi="Wingdings" w:hint="default"/>
      </w:rPr>
    </w:lvl>
    <w:lvl w:ilvl="3" w:tplc="FFFFFFFF">
      <w:start w:val="1"/>
      <w:numFmt w:val="bullet"/>
      <w:lvlText w:val=""/>
      <w:lvlJc w:val="left"/>
      <w:pPr>
        <w:ind w:left="2804" w:hanging="360"/>
      </w:pPr>
      <w:rPr>
        <w:rFonts w:ascii="Symbol" w:hAnsi="Symbol" w:hint="default"/>
      </w:rPr>
    </w:lvl>
    <w:lvl w:ilvl="4" w:tplc="FFFFFFFF">
      <w:start w:val="1"/>
      <w:numFmt w:val="bullet"/>
      <w:lvlText w:val="o"/>
      <w:lvlJc w:val="left"/>
      <w:pPr>
        <w:ind w:left="3524" w:hanging="360"/>
      </w:pPr>
      <w:rPr>
        <w:rFonts w:ascii="Courier New" w:hAnsi="Courier New" w:cs="Courier New" w:hint="default"/>
      </w:rPr>
    </w:lvl>
    <w:lvl w:ilvl="5" w:tplc="FFFFFFFF">
      <w:start w:val="1"/>
      <w:numFmt w:val="bullet"/>
      <w:lvlText w:val=""/>
      <w:lvlJc w:val="left"/>
      <w:pPr>
        <w:ind w:left="4244" w:hanging="360"/>
      </w:pPr>
      <w:rPr>
        <w:rFonts w:ascii="Wingdings" w:hAnsi="Wingdings" w:hint="default"/>
      </w:rPr>
    </w:lvl>
    <w:lvl w:ilvl="6" w:tplc="FFFFFFFF">
      <w:start w:val="1"/>
      <w:numFmt w:val="bullet"/>
      <w:lvlText w:val=""/>
      <w:lvlJc w:val="left"/>
      <w:pPr>
        <w:ind w:left="4964" w:hanging="360"/>
      </w:pPr>
      <w:rPr>
        <w:rFonts w:ascii="Symbol" w:hAnsi="Symbol" w:hint="default"/>
      </w:rPr>
    </w:lvl>
    <w:lvl w:ilvl="7" w:tplc="FFFFFFFF">
      <w:start w:val="1"/>
      <w:numFmt w:val="bullet"/>
      <w:lvlText w:val="o"/>
      <w:lvlJc w:val="left"/>
      <w:pPr>
        <w:ind w:left="5684" w:hanging="360"/>
      </w:pPr>
      <w:rPr>
        <w:rFonts w:ascii="Courier New" w:hAnsi="Courier New" w:cs="Courier New" w:hint="default"/>
      </w:rPr>
    </w:lvl>
    <w:lvl w:ilvl="8" w:tplc="FFFFFFFF">
      <w:start w:val="1"/>
      <w:numFmt w:val="bullet"/>
      <w:lvlText w:val=""/>
      <w:lvlJc w:val="left"/>
      <w:pPr>
        <w:ind w:left="6404" w:hanging="360"/>
      </w:pPr>
      <w:rPr>
        <w:rFonts w:ascii="Wingdings" w:hAnsi="Wingdings" w:hint="default"/>
      </w:rPr>
    </w:lvl>
  </w:abstractNum>
  <w:abstractNum w:abstractNumId="8" w15:restartNumberingAfterBreak="0">
    <w:nsid w:val="10780C1E"/>
    <w:multiLevelType w:val="hybridMultilevel"/>
    <w:tmpl w:val="2E04D45E"/>
    <w:lvl w:ilvl="0" w:tplc="0A1A0862">
      <w:start w:val="1"/>
      <w:numFmt w:val="decimal"/>
      <w:lvlText w:val="%1."/>
      <w:lvlJc w:val="left"/>
      <w:pPr>
        <w:ind w:left="4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B440F"/>
    <w:multiLevelType w:val="multilevel"/>
    <w:tmpl w:val="8096A0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4727C2E"/>
    <w:multiLevelType w:val="multilevel"/>
    <w:tmpl w:val="8CE0F0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A2D71F8"/>
    <w:multiLevelType w:val="multilevel"/>
    <w:tmpl w:val="B54A7F4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0243692"/>
    <w:multiLevelType w:val="multilevel"/>
    <w:tmpl w:val="6CF67E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9F3DD3"/>
    <w:multiLevelType w:val="multilevel"/>
    <w:tmpl w:val="2D50AE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86F92"/>
    <w:multiLevelType w:val="multilevel"/>
    <w:tmpl w:val="FAA2A6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2D1130A6"/>
    <w:multiLevelType w:val="multilevel"/>
    <w:tmpl w:val="375A042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F4350CB"/>
    <w:multiLevelType w:val="multilevel"/>
    <w:tmpl w:val="98F0AABC"/>
    <w:lvl w:ilvl="0">
      <w:start w:val="3"/>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34141DB4"/>
    <w:multiLevelType w:val="multilevel"/>
    <w:tmpl w:val="68AAAE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6F05B36"/>
    <w:multiLevelType w:val="hybridMultilevel"/>
    <w:tmpl w:val="D308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846AAE"/>
    <w:multiLevelType w:val="multilevel"/>
    <w:tmpl w:val="B8FC12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CCF2153"/>
    <w:multiLevelType w:val="multilevel"/>
    <w:tmpl w:val="B54A7F4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3CFF3A3A"/>
    <w:multiLevelType w:val="multilevel"/>
    <w:tmpl w:val="EC981B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DDA2437"/>
    <w:multiLevelType w:val="hybridMultilevel"/>
    <w:tmpl w:val="4B98881E"/>
    <w:lvl w:ilvl="0" w:tplc="0409000F">
      <w:start w:val="1"/>
      <w:numFmt w:val="decimal"/>
      <w:lvlText w:val="%1."/>
      <w:lvlJc w:val="left"/>
      <w:pPr>
        <w:ind w:left="411" w:hanging="360"/>
      </w:pPr>
    </w:lvl>
    <w:lvl w:ilvl="1" w:tplc="04090003">
      <w:start w:val="1"/>
      <w:numFmt w:val="bullet"/>
      <w:lvlText w:val="o"/>
      <w:lvlJc w:val="left"/>
      <w:pPr>
        <w:ind w:left="1131" w:hanging="360"/>
      </w:pPr>
      <w:rPr>
        <w:rFonts w:ascii="Courier New" w:hAnsi="Courier New" w:cs="Courier New" w:hint="default"/>
      </w:rPr>
    </w:lvl>
    <w:lvl w:ilvl="2" w:tplc="04090005">
      <w:start w:val="1"/>
      <w:numFmt w:val="bullet"/>
      <w:lvlText w:val=""/>
      <w:lvlJc w:val="left"/>
      <w:pPr>
        <w:ind w:left="1851" w:hanging="360"/>
      </w:pPr>
      <w:rPr>
        <w:rFonts w:ascii="Wingdings" w:hAnsi="Wingdings" w:cs="Wingdings" w:hint="default"/>
      </w:rPr>
    </w:lvl>
    <w:lvl w:ilvl="3" w:tplc="04090001">
      <w:start w:val="1"/>
      <w:numFmt w:val="bullet"/>
      <w:lvlText w:val=""/>
      <w:lvlJc w:val="left"/>
      <w:pPr>
        <w:ind w:left="2571" w:hanging="360"/>
      </w:pPr>
      <w:rPr>
        <w:rFonts w:ascii="Symbol" w:hAnsi="Symbol" w:cs="Symbol" w:hint="default"/>
      </w:rPr>
    </w:lvl>
    <w:lvl w:ilvl="4" w:tplc="04090003">
      <w:start w:val="1"/>
      <w:numFmt w:val="bullet"/>
      <w:lvlText w:val="o"/>
      <w:lvlJc w:val="left"/>
      <w:pPr>
        <w:ind w:left="3291" w:hanging="360"/>
      </w:pPr>
      <w:rPr>
        <w:rFonts w:ascii="Courier New" w:hAnsi="Courier New" w:cs="Courier New" w:hint="default"/>
      </w:rPr>
    </w:lvl>
    <w:lvl w:ilvl="5" w:tplc="04090005">
      <w:start w:val="1"/>
      <w:numFmt w:val="bullet"/>
      <w:lvlText w:val=""/>
      <w:lvlJc w:val="left"/>
      <w:pPr>
        <w:ind w:left="4011" w:hanging="360"/>
      </w:pPr>
      <w:rPr>
        <w:rFonts w:ascii="Wingdings" w:hAnsi="Wingdings" w:cs="Wingdings" w:hint="default"/>
      </w:rPr>
    </w:lvl>
    <w:lvl w:ilvl="6" w:tplc="04090001">
      <w:start w:val="1"/>
      <w:numFmt w:val="bullet"/>
      <w:lvlText w:val=""/>
      <w:lvlJc w:val="left"/>
      <w:pPr>
        <w:ind w:left="4731" w:hanging="360"/>
      </w:pPr>
      <w:rPr>
        <w:rFonts w:ascii="Symbol" w:hAnsi="Symbol" w:cs="Symbol" w:hint="default"/>
      </w:rPr>
    </w:lvl>
    <w:lvl w:ilvl="7" w:tplc="04090003">
      <w:start w:val="1"/>
      <w:numFmt w:val="bullet"/>
      <w:lvlText w:val="o"/>
      <w:lvlJc w:val="left"/>
      <w:pPr>
        <w:ind w:left="5451" w:hanging="360"/>
      </w:pPr>
      <w:rPr>
        <w:rFonts w:ascii="Courier New" w:hAnsi="Courier New" w:cs="Courier New" w:hint="default"/>
      </w:rPr>
    </w:lvl>
    <w:lvl w:ilvl="8" w:tplc="04090005">
      <w:start w:val="1"/>
      <w:numFmt w:val="bullet"/>
      <w:lvlText w:val=""/>
      <w:lvlJc w:val="left"/>
      <w:pPr>
        <w:ind w:left="6171" w:hanging="360"/>
      </w:pPr>
      <w:rPr>
        <w:rFonts w:ascii="Wingdings" w:hAnsi="Wingdings" w:cs="Wingdings" w:hint="default"/>
      </w:rPr>
    </w:lvl>
  </w:abstractNum>
  <w:abstractNum w:abstractNumId="23" w15:restartNumberingAfterBreak="0">
    <w:nsid w:val="3FAF6C47"/>
    <w:multiLevelType w:val="hybridMultilevel"/>
    <w:tmpl w:val="438821F8"/>
    <w:lvl w:ilvl="0" w:tplc="FC3081E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39607CF"/>
    <w:multiLevelType w:val="multilevel"/>
    <w:tmpl w:val="819EF5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48F59F8"/>
    <w:multiLevelType w:val="hybridMultilevel"/>
    <w:tmpl w:val="7E84FCEE"/>
    <w:lvl w:ilvl="0" w:tplc="35D0E16C">
      <w:start w:val="2"/>
      <w:numFmt w:val="decimal"/>
      <w:lvlText w:val="%1."/>
      <w:lvlJc w:val="left"/>
      <w:pPr>
        <w:ind w:left="4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3B1DD0"/>
    <w:multiLevelType w:val="multilevel"/>
    <w:tmpl w:val="BCB4E3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4BB51F25"/>
    <w:multiLevelType w:val="multilevel"/>
    <w:tmpl w:val="F02454B4"/>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C3C5996"/>
    <w:multiLevelType w:val="hybridMultilevel"/>
    <w:tmpl w:val="1D7EC714"/>
    <w:lvl w:ilvl="0" w:tplc="DE9C9192">
      <w:start w:val="1"/>
      <w:numFmt w:val="decimal"/>
      <w:lvlText w:val="%1."/>
      <w:lvlJc w:val="left"/>
      <w:pPr>
        <w:ind w:left="4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743B15"/>
    <w:multiLevelType w:val="multilevel"/>
    <w:tmpl w:val="BB9A76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51C70DDD"/>
    <w:multiLevelType w:val="multilevel"/>
    <w:tmpl w:val="02C6D82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26668B4"/>
    <w:multiLevelType w:val="hybridMultilevel"/>
    <w:tmpl w:val="28C0A216"/>
    <w:lvl w:ilvl="0" w:tplc="47CA89F0">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2A955E5"/>
    <w:multiLevelType w:val="multilevel"/>
    <w:tmpl w:val="026C6B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57B61AF8"/>
    <w:multiLevelType w:val="multilevel"/>
    <w:tmpl w:val="8D2EA5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DA7F18"/>
    <w:multiLevelType w:val="multilevel"/>
    <w:tmpl w:val="16BA3C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5E762A65"/>
    <w:multiLevelType w:val="multilevel"/>
    <w:tmpl w:val="53F8E2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FB435AE"/>
    <w:multiLevelType w:val="hybridMultilevel"/>
    <w:tmpl w:val="735ABB26"/>
    <w:lvl w:ilvl="0" w:tplc="064E57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377137"/>
    <w:multiLevelType w:val="multilevel"/>
    <w:tmpl w:val="7CC64B8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8CE0277"/>
    <w:multiLevelType w:val="multilevel"/>
    <w:tmpl w:val="716EFD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6D8962E2"/>
    <w:multiLevelType w:val="multilevel"/>
    <w:tmpl w:val="92F41D22"/>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00B214F"/>
    <w:multiLevelType w:val="hybridMultilevel"/>
    <w:tmpl w:val="022C9FB6"/>
    <w:lvl w:ilvl="0" w:tplc="2736D006">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2057B30"/>
    <w:multiLevelType w:val="multilevel"/>
    <w:tmpl w:val="63007E16"/>
    <w:lvl w:ilvl="0">
      <w:start w:val="4"/>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51271D4"/>
    <w:multiLevelType w:val="multilevel"/>
    <w:tmpl w:val="68A88770"/>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7083F36"/>
    <w:multiLevelType w:val="hybridMultilevel"/>
    <w:tmpl w:val="6F04440A"/>
    <w:lvl w:ilvl="0" w:tplc="3D8A6834">
      <w:start w:val="3"/>
      <w:numFmt w:val="decimal"/>
      <w:lvlText w:val="%1."/>
      <w:lvlJc w:val="left"/>
      <w:pPr>
        <w:ind w:left="411"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7135534"/>
    <w:multiLevelType w:val="multilevel"/>
    <w:tmpl w:val="C51EB3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46" w15:restartNumberingAfterBreak="0">
    <w:nsid w:val="7B2510DE"/>
    <w:multiLevelType w:val="multilevel"/>
    <w:tmpl w:val="92321B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F36943"/>
    <w:multiLevelType w:val="multilevel"/>
    <w:tmpl w:val="E45AEEBA"/>
    <w:lvl w:ilvl="0">
      <w:start w:val="2"/>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b/>
        <w:bCs/>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4680" w:hanging="1800"/>
      </w:pPr>
      <w:rPr>
        <w:rFonts w:hint="default"/>
        <w:sz w:val="24"/>
      </w:rPr>
    </w:lvl>
  </w:abstractNum>
  <w:abstractNum w:abstractNumId="48" w15:restartNumberingAfterBreak="0">
    <w:nsid w:val="7CC61945"/>
    <w:multiLevelType w:val="hybridMultilevel"/>
    <w:tmpl w:val="2DE4FBB4"/>
    <w:lvl w:ilvl="0" w:tplc="0409000F">
      <w:start w:val="1"/>
      <w:numFmt w:val="decimal"/>
      <w:lvlText w:val="%1."/>
      <w:lvlJc w:val="left"/>
      <w:pPr>
        <w:ind w:left="411" w:hanging="360"/>
      </w:pPr>
    </w:lvl>
    <w:lvl w:ilvl="1" w:tplc="04090003">
      <w:start w:val="1"/>
      <w:numFmt w:val="bullet"/>
      <w:lvlText w:val="o"/>
      <w:lvlJc w:val="left"/>
      <w:pPr>
        <w:ind w:left="1131" w:hanging="360"/>
      </w:pPr>
      <w:rPr>
        <w:rFonts w:ascii="Courier New" w:hAnsi="Courier New" w:cs="Courier New" w:hint="default"/>
      </w:rPr>
    </w:lvl>
    <w:lvl w:ilvl="2" w:tplc="04090005">
      <w:start w:val="1"/>
      <w:numFmt w:val="bullet"/>
      <w:lvlText w:val=""/>
      <w:lvlJc w:val="left"/>
      <w:pPr>
        <w:ind w:left="1851" w:hanging="360"/>
      </w:pPr>
      <w:rPr>
        <w:rFonts w:ascii="Wingdings" w:hAnsi="Wingdings" w:cs="Wingdings" w:hint="default"/>
      </w:rPr>
    </w:lvl>
    <w:lvl w:ilvl="3" w:tplc="04090001">
      <w:start w:val="1"/>
      <w:numFmt w:val="bullet"/>
      <w:lvlText w:val=""/>
      <w:lvlJc w:val="left"/>
      <w:pPr>
        <w:ind w:left="2571" w:hanging="360"/>
      </w:pPr>
      <w:rPr>
        <w:rFonts w:ascii="Symbol" w:hAnsi="Symbol" w:cs="Symbol" w:hint="default"/>
      </w:rPr>
    </w:lvl>
    <w:lvl w:ilvl="4" w:tplc="04090003">
      <w:start w:val="1"/>
      <w:numFmt w:val="bullet"/>
      <w:lvlText w:val="o"/>
      <w:lvlJc w:val="left"/>
      <w:pPr>
        <w:ind w:left="3291" w:hanging="360"/>
      </w:pPr>
      <w:rPr>
        <w:rFonts w:ascii="Courier New" w:hAnsi="Courier New" w:cs="Courier New" w:hint="default"/>
      </w:rPr>
    </w:lvl>
    <w:lvl w:ilvl="5" w:tplc="04090005">
      <w:start w:val="1"/>
      <w:numFmt w:val="bullet"/>
      <w:lvlText w:val=""/>
      <w:lvlJc w:val="left"/>
      <w:pPr>
        <w:ind w:left="4011" w:hanging="360"/>
      </w:pPr>
      <w:rPr>
        <w:rFonts w:ascii="Wingdings" w:hAnsi="Wingdings" w:cs="Wingdings" w:hint="default"/>
      </w:rPr>
    </w:lvl>
    <w:lvl w:ilvl="6" w:tplc="04090001">
      <w:start w:val="1"/>
      <w:numFmt w:val="bullet"/>
      <w:lvlText w:val=""/>
      <w:lvlJc w:val="left"/>
      <w:pPr>
        <w:ind w:left="4731" w:hanging="360"/>
      </w:pPr>
      <w:rPr>
        <w:rFonts w:ascii="Symbol" w:hAnsi="Symbol" w:cs="Symbol" w:hint="default"/>
      </w:rPr>
    </w:lvl>
    <w:lvl w:ilvl="7" w:tplc="04090003">
      <w:start w:val="1"/>
      <w:numFmt w:val="bullet"/>
      <w:lvlText w:val="o"/>
      <w:lvlJc w:val="left"/>
      <w:pPr>
        <w:ind w:left="5451" w:hanging="360"/>
      </w:pPr>
      <w:rPr>
        <w:rFonts w:ascii="Courier New" w:hAnsi="Courier New" w:cs="Courier New" w:hint="default"/>
      </w:rPr>
    </w:lvl>
    <w:lvl w:ilvl="8" w:tplc="04090005">
      <w:start w:val="1"/>
      <w:numFmt w:val="bullet"/>
      <w:lvlText w:val=""/>
      <w:lvlJc w:val="left"/>
      <w:pPr>
        <w:ind w:left="6171" w:hanging="360"/>
      </w:pPr>
      <w:rPr>
        <w:rFonts w:ascii="Wingdings" w:hAnsi="Wingdings" w:cs="Wingdings" w:hint="default"/>
      </w:rPr>
    </w:lvl>
  </w:abstractNum>
  <w:abstractNum w:abstractNumId="49" w15:restartNumberingAfterBreak="0">
    <w:nsid w:val="7DB85B58"/>
    <w:multiLevelType w:val="multilevel"/>
    <w:tmpl w:val="0E2C11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7DBB37DD"/>
    <w:multiLevelType w:val="multilevel"/>
    <w:tmpl w:val="97F2C6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1" w15:restartNumberingAfterBreak="0">
    <w:nsid w:val="7FF9394F"/>
    <w:multiLevelType w:val="multilevel"/>
    <w:tmpl w:val="829E7DA4"/>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3"/>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2113623124">
    <w:abstractNumId w:val="45"/>
  </w:num>
  <w:num w:numId="2" w16cid:durableId="1770084437">
    <w:abstractNumId w:val="7"/>
  </w:num>
  <w:num w:numId="3" w16cid:durableId="1200127681">
    <w:abstractNumId w:val="31"/>
  </w:num>
  <w:num w:numId="4" w16cid:durableId="700206652">
    <w:abstractNumId w:val="40"/>
  </w:num>
  <w:num w:numId="5" w16cid:durableId="775832600">
    <w:abstractNumId w:val="42"/>
  </w:num>
  <w:num w:numId="6" w16cid:durableId="2125804511">
    <w:abstractNumId w:val="5"/>
  </w:num>
  <w:num w:numId="7" w16cid:durableId="1117338841">
    <w:abstractNumId w:val="13"/>
  </w:num>
  <w:num w:numId="8" w16cid:durableId="291791554">
    <w:abstractNumId w:val="33"/>
  </w:num>
  <w:num w:numId="9" w16cid:durableId="171650619">
    <w:abstractNumId w:val="12"/>
  </w:num>
  <w:num w:numId="10" w16cid:durableId="1070738469">
    <w:abstractNumId w:val="46"/>
  </w:num>
  <w:num w:numId="11" w16cid:durableId="739254996">
    <w:abstractNumId w:val="35"/>
  </w:num>
  <w:num w:numId="12" w16cid:durableId="2069768130">
    <w:abstractNumId w:val="4"/>
  </w:num>
  <w:num w:numId="13" w16cid:durableId="1217279890">
    <w:abstractNumId w:val="49"/>
  </w:num>
  <w:num w:numId="14" w16cid:durableId="1908106069">
    <w:abstractNumId w:val="32"/>
  </w:num>
  <w:num w:numId="15" w16cid:durableId="493765987">
    <w:abstractNumId w:val="11"/>
  </w:num>
  <w:num w:numId="16" w16cid:durableId="1726180010">
    <w:abstractNumId w:val="10"/>
  </w:num>
  <w:num w:numId="17" w16cid:durableId="983192489">
    <w:abstractNumId w:val="0"/>
  </w:num>
  <w:num w:numId="18" w16cid:durableId="1844975115">
    <w:abstractNumId w:val="6"/>
  </w:num>
  <w:num w:numId="19" w16cid:durableId="1604654955">
    <w:abstractNumId w:val="24"/>
  </w:num>
  <w:num w:numId="20" w16cid:durableId="1406756039">
    <w:abstractNumId w:val="21"/>
  </w:num>
  <w:num w:numId="21" w16cid:durableId="401486540">
    <w:abstractNumId w:val="14"/>
  </w:num>
  <w:num w:numId="22" w16cid:durableId="102309836">
    <w:abstractNumId w:val="26"/>
  </w:num>
  <w:num w:numId="23" w16cid:durableId="197596251">
    <w:abstractNumId w:val="34"/>
  </w:num>
  <w:num w:numId="24" w16cid:durableId="1994067184">
    <w:abstractNumId w:val="50"/>
  </w:num>
  <w:num w:numId="25" w16cid:durableId="866717371">
    <w:abstractNumId w:val="9"/>
  </w:num>
  <w:num w:numId="26" w16cid:durableId="1027485373">
    <w:abstractNumId w:val="17"/>
  </w:num>
  <w:num w:numId="27" w16cid:durableId="957955243">
    <w:abstractNumId w:val="29"/>
  </w:num>
  <w:num w:numId="28" w16cid:durableId="543907985">
    <w:abstractNumId w:val="38"/>
  </w:num>
  <w:num w:numId="29" w16cid:durableId="1935748619">
    <w:abstractNumId w:val="44"/>
  </w:num>
  <w:num w:numId="30" w16cid:durableId="1376345212">
    <w:abstractNumId w:val="1"/>
  </w:num>
  <w:num w:numId="31" w16cid:durableId="1753425877">
    <w:abstractNumId w:val="19"/>
  </w:num>
  <w:num w:numId="32" w16cid:durableId="2008631296">
    <w:abstractNumId w:val="47"/>
  </w:num>
  <w:num w:numId="33" w16cid:durableId="1861815014">
    <w:abstractNumId w:val="37"/>
  </w:num>
  <w:num w:numId="34" w16cid:durableId="946932371">
    <w:abstractNumId w:val="51"/>
  </w:num>
  <w:num w:numId="35" w16cid:durableId="1736587966">
    <w:abstractNumId w:val="2"/>
  </w:num>
  <w:num w:numId="36" w16cid:durableId="1327630557">
    <w:abstractNumId w:val="41"/>
  </w:num>
  <w:num w:numId="37" w16cid:durableId="66071847">
    <w:abstractNumId w:val="39"/>
  </w:num>
  <w:num w:numId="38" w16cid:durableId="1959872801">
    <w:abstractNumId w:val="18"/>
  </w:num>
  <w:num w:numId="39" w16cid:durableId="1414551368">
    <w:abstractNumId w:val="36"/>
  </w:num>
  <w:num w:numId="40" w16cid:durableId="1048576207">
    <w:abstractNumId w:val="15"/>
  </w:num>
  <w:num w:numId="41" w16cid:durableId="1270552003">
    <w:abstractNumId w:val="16"/>
  </w:num>
  <w:num w:numId="42" w16cid:durableId="2067484556">
    <w:abstractNumId w:val="30"/>
  </w:num>
  <w:num w:numId="43" w16cid:durableId="2055620466">
    <w:abstractNumId w:val="27"/>
  </w:num>
  <w:num w:numId="44" w16cid:durableId="644510277">
    <w:abstractNumId w:val="3"/>
  </w:num>
  <w:num w:numId="45" w16cid:durableId="532496380">
    <w:abstractNumId w:val="48"/>
    <w:lvlOverride w:ilvl="0">
      <w:startOverride w:val="1"/>
    </w:lvlOverride>
    <w:lvlOverride w:ilvl="1"/>
    <w:lvlOverride w:ilvl="2"/>
    <w:lvlOverride w:ilvl="3"/>
    <w:lvlOverride w:ilvl="4"/>
    <w:lvlOverride w:ilvl="5"/>
    <w:lvlOverride w:ilvl="6"/>
    <w:lvlOverride w:ilvl="7"/>
    <w:lvlOverride w:ilvl="8"/>
  </w:num>
  <w:num w:numId="46" w16cid:durableId="1137336029">
    <w:abstractNumId w:val="22"/>
  </w:num>
  <w:num w:numId="47" w16cid:durableId="131364304">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42475279">
    <w:abstractNumId w:val="43"/>
  </w:num>
  <w:num w:numId="49" w16cid:durableId="1431581900">
    <w:abstractNumId w:val="23"/>
  </w:num>
  <w:num w:numId="50" w16cid:durableId="574899652">
    <w:abstractNumId w:val="25"/>
  </w:num>
  <w:num w:numId="51" w16cid:durableId="1013649732">
    <w:abstractNumId w:val="28"/>
  </w:num>
  <w:num w:numId="52" w16cid:durableId="1578856143">
    <w:abstractNumId w:val="8"/>
  </w:num>
  <w:num w:numId="53" w16cid:durableId="1949652697">
    <w:abstractNumId w:val="2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CD0"/>
    <w:rsid w:val="00010A08"/>
    <w:rsid w:val="00013AD7"/>
    <w:rsid w:val="00016D75"/>
    <w:rsid w:val="00026415"/>
    <w:rsid w:val="00026B72"/>
    <w:rsid w:val="0002714F"/>
    <w:rsid w:val="0002773F"/>
    <w:rsid w:val="00031C2B"/>
    <w:rsid w:val="00034122"/>
    <w:rsid w:val="0003674A"/>
    <w:rsid w:val="00040CCC"/>
    <w:rsid w:val="00043812"/>
    <w:rsid w:val="0005608F"/>
    <w:rsid w:val="000656E2"/>
    <w:rsid w:val="00066E33"/>
    <w:rsid w:val="00067D94"/>
    <w:rsid w:val="0007021B"/>
    <w:rsid w:val="000746AE"/>
    <w:rsid w:val="00075B8B"/>
    <w:rsid w:val="000766D2"/>
    <w:rsid w:val="00077F15"/>
    <w:rsid w:val="000806F8"/>
    <w:rsid w:val="000824BD"/>
    <w:rsid w:val="000902A3"/>
    <w:rsid w:val="00094568"/>
    <w:rsid w:val="00096D5D"/>
    <w:rsid w:val="000A162A"/>
    <w:rsid w:val="000A1958"/>
    <w:rsid w:val="000A33A0"/>
    <w:rsid w:val="000A5972"/>
    <w:rsid w:val="000A7B0D"/>
    <w:rsid w:val="000B725D"/>
    <w:rsid w:val="000C1063"/>
    <w:rsid w:val="000C3125"/>
    <w:rsid w:val="000C51C5"/>
    <w:rsid w:val="000C56A8"/>
    <w:rsid w:val="000C65EA"/>
    <w:rsid w:val="000D1420"/>
    <w:rsid w:val="000D2F98"/>
    <w:rsid w:val="000D311A"/>
    <w:rsid w:val="000D5B25"/>
    <w:rsid w:val="000E271B"/>
    <w:rsid w:val="000E355A"/>
    <w:rsid w:val="000E7E33"/>
    <w:rsid w:val="000F5E61"/>
    <w:rsid w:val="000F72B7"/>
    <w:rsid w:val="000F7E0D"/>
    <w:rsid w:val="000F7EEF"/>
    <w:rsid w:val="00100B7C"/>
    <w:rsid w:val="00104AE5"/>
    <w:rsid w:val="00106906"/>
    <w:rsid w:val="00110792"/>
    <w:rsid w:val="00120E84"/>
    <w:rsid w:val="001255A4"/>
    <w:rsid w:val="00126661"/>
    <w:rsid w:val="00126720"/>
    <w:rsid w:val="00126B36"/>
    <w:rsid w:val="00127745"/>
    <w:rsid w:val="0013048F"/>
    <w:rsid w:val="00130757"/>
    <w:rsid w:val="00130E2F"/>
    <w:rsid w:val="00132386"/>
    <w:rsid w:val="001358FF"/>
    <w:rsid w:val="0013771B"/>
    <w:rsid w:val="00142150"/>
    <w:rsid w:val="001465A1"/>
    <w:rsid w:val="00146AA5"/>
    <w:rsid w:val="001610D4"/>
    <w:rsid w:val="00165505"/>
    <w:rsid w:val="00165B76"/>
    <w:rsid w:val="00165D71"/>
    <w:rsid w:val="0016633C"/>
    <w:rsid w:val="001701AB"/>
    <w:rsid w:val="001741A2"/>
    <w:rsid w:val="0017468B"/>
    <w:rsid w:val="00194069"/>
    <w:rsid w:val="001A1FF9"/>
    <w:rsid w:val="001A6768"/>
    <w:rsid w:val="001B412E"/>
    <w:rsid w:val="001B54CA"/>
    <w:rsid w:val="001B6916"/>
    <w:rsid w:val="001B6C2A"/>
    <w:rsid w:val="001C133E"/>
    <w:rsid w:val="001C143D"/>
    <w:rsid w:val="001C2423"/>
    <w:rsid w:val="001C3B7B"/>
    <w:rsid w:val="001C417D"/>
    <w:rsid w:val="001D4D9D"/>
    <w:rsid w:val="001D584A"/>
    <w:rsid w:val="001E0E3F"/>
    <w:rsid w:val="001E48ED"/>
    <w:rsid w:val="001E4A39"/>
    <w:rsid w:val="001E698A"/>
    <w:rsid w:val="001F01B7"/>
    <w:rsid w:val="001F1E9F"/>
    <w:rsid w:val="001F28E5"/>
    <w:rsid w:val="001F3E48"/>
    <w:rsid w:val="001F4ECB"/>
    <w:rsid w:val="001F52D2"/>
    <w:rsid w:val="002037E1"/>
    <w:rsid w:val="00207323"/>
    <w:rsid w:val="002079CA"/>
    <w:rsid w:val="002111CB"/>
    <w:rsid w:val="002119D9"/>
    <w:rsid w:val="0021311E"/>
    <w:rsid w:val="00213EBA"/>
    <w:rsid w:val="0021786D"/>
    <w:rsid w:val="0022262D"/>
    <w:rsid w:val="0022354C"/>
    <w:rsid w:val="00224E27"/>
    <w:rsid w:val="00225339"/>
    <w:rsid w:val="00225BD4"/>
    <w:rsid w:val="0023031C"/>
    <w:rsid w:val="00230716"/>
    <w:rsid w:val="00237479"/>
    <w:rsid w:val="002400F5"/>
    <w:rsid w:val="00244EBB"/>
    <w:rsid w:val="002462F8"/>
    <w:rsid w:val="00247721"/>
    <w:rsid w:val="00254286"/>
    <w:rsid w:val="002558B5"/>
    <w:rsid w:val="002559F8"/>
    <w:rsid w:val="002565A9"/>
    <w:rsid w:val="00261668"/>
    <w:rsid w:val="00262044"/>
    <w:rsid w:val="00263799"/>
    <w:rsid w:val="00264F99"/>
    <w:rsid w:val="00266219"/>
    <w:rsid w:val="002669B1"/>
    <w:rsid w:val="002677D4"/>
    <w:rsid w:val="00273EA4"/>
    <w:rsid w:val="00275F0E"/>
    <w:rsid w:val="00282094"/>
    <w:rsid w:val="00290204"/>
    <w:rsid w:val="00293BD3"/>
    <w:rsid w:val="002941ED"/>
    <w:rsid w:val="002A1A68"/>
    <w:rsid w:val="002B0015"/>
    <w:rsid w:val="002B0C25"/>
    <w:rsid w:val="002B1253"/>
    <w:rsid w:val="002B1BF0"/>
    <w:rsid w:val="002B77F3"/>
    <w:rsid w:val="002C0BC7"/>
    <w:rsid w:val="002C165C"/>
    <w:rsid w:val="002C25B6"/>
    <w:rsid w:val="002C26E8"/>
    <w:rsid w:val="002C55D9"/>
    <w:rsid w:val="002C7C8E"/>
    <w:rsid w:val="002D0A49"/>
    <w:rsid w:val="002D187D"/>
    <w:rsid w:val="002E17BB"/>
    <w:rsid w:val="002E1993"/>
    <w:rsid w:val="002E5751"/>
    <w:rsid w:val="002F0E0E"/>
    <w:rsid w:val="002F2654"/>
    <w:rsid w:val="00301406"/>
    <w:rsid w:val="00302BC1"/>
    <w:rsid w:val="00305FB9"/>
    <w:rsid w:val="0031119F"/>
    <w:rsid w:val="00312DC7"/>
    <w:rsid w:val="00314381"/>
    <w:rsid w:val="003152D7"/>
    <w:rsid w:val="00317319"/>
    <w:rsid w:val="0032096D"/>
    <w:rsid w:val="0032098C"/>
    <w:rsid w:val="00321675"/>
    <w:rsid w:val="00321C21"/>
    <w:rsid w:val="00322C39"/>
    <w:rsid w:val="00325507"/>
    <w:rsid w:val="0032574C"/>
    <w:rsid w:val="00325D73"/>
    <w:rsid w:val="00325DB9"/>
    <w:rsid w:val="00332334"/>
    <w:rsid w:val="00335219"/>
    <w:rsid w:val="0033607B"/>
    <w:rsid w:val="00336484"/>
    <w:rsid w:val="00343CCE"/>
    <w:rsid w:val="00344CA4"/>
    <w:rsid w:val="003451AA"/>
    <w:rsid w:val="0034681B"/>
    <w:rsid w:val="003529E9"/>
    <w:rsid w:val="00354148"/>
    <w:rsid w:val="003575B0"/>
    <w:rsid w:val="00362235"/>
    <w:rsid w:val="003625F4"/>
    <w:rsid w:val="00362D92"/>
    <w:rsid w:val="00363880"/>
    <w:rsid w:val="00364305"/>
    <w:rsid w:val="00365DAE"/>
    <w:rsid w:val="0036680D"/>
    <w:rsid w:val="003731C6"/>
    <w:rsid w:val="003741C5"/>
    <w:rsid w:val="003745D4"/>
    <w:rsid w:val="00377525"/>
    <w:rsid w:val="00380A01"/>
    <w:rsid w:val="003826C3"/>
    <w:rsid w:val="003842A6"/>
    <w:rsid w:val="00384AD6"/>
    <w:rsid w:val="00386B4E"/>
    <w:rsid w:val="00386D5D"/>
    <w:rsid w:val="003A31F6"/>
    <w:rsid w:val="003A7F64"/>
    <w:rsid w:val="003B27DF"/>
    <w:rsid w:val="003B37A6"/>
    <w:rsid w:val="003B41E4"/>
    <w:rsid w:val="003B43F1"/>
    <w:rsid w:val="003B4698"/>
    <w:rsid w:val="003B4C77"/>
    <w:rsid w:val="003C2BFC"/>
    <w:rsid w:val="003C377A"/>
    <w:rsid w:val="003C3FE5"/>
    <w:rsid w:val="003D087A"/>
    <w:rsid w:val="003D1C09"/>
    <w:rsid w:val="003E49FE"/>
    <w:rsid w:val="003F6A49"/>
    <w:rsid w:val="003F7CF2"/>
    <w:rsid w:val="00402652"/>
    <w:rsid w:val="00404E87"/>
    <w:rsid w:val="00405DA1"/>
    <w:rsid w:val="00405EDD"/>
    <w:rsid w:val="0040709E"/>
    <w:rsid w:val="00407CCC"/>
    <w:rsid w:val="00410C7F"/>
    <w:rsid w:val="00412D30"/>
    <w:rsid w:val="004172B0"/>
    <w:rsid w:val="00417773"/>
    <w:rsid w:val="00417C56"/>
    <w:rsid w:val="004222B1"/>
    <w:rsid w:val="00423546"/>
    <w:rsid w:val="00433CB8"/>
    <w:rsid w:val="00434283"/>
    <w:rsid w:val="0043718A"/>
    <w:rsid w:val="004439C6"/>
    <w:rsid w:val="00451922"/>
    <w:rsid w:val="00454F63"/>
    <w:rsid w:val="00456609"/>
    <w:rsid w:val="00461720"/>
    <w:rsid w:val="004630ED"/>
    <w:rsid w:val="00485B69"/>
    <w:rsid w:val="00490265"/>
    <w:rsid w:val="0049106A"/>
    <w:rsid w:val="00492272"/>
    <w:rsid w:val="00493630"/>
    <w:rsid w:val="00493CF4"/>
    <w:rsid w:val="004A57F9"/>
    <w:rsid w:val="004A675C"/>
    <w:rsid w:val="004A71FE"/>
    <w:rsid w:val="004B6847"/>
    <w:rsid w:val="004B6E1F"/>
    <w:rsid w:val="004B6FBA"/>
    <w:rsid w:val="004C0F95"/>
    <w:rsid w:val="004C1CB0"/>
    <w:rsid w:val="004C24F6"/>
    <w:rsid w:val="004C43D5"/>
    <w:rsid w:val="004C60B2"/>
    <w:rsid w:val="004C70A7"/>
    <w:rsid w:val="004D118F"/>
    <w:rsid w:val="004D2249"/>
    <w:rsid w:val="004D6B2F"/>
    <w:rsid w:val="004E05D2"/>
    <w:rsid w:val="004E0C58"/>
    <w:rsid w:val="004E26BB"/>
    <w:rsid w:val="004E29DD"/>
    <w:rsid w:val="004E59F3"/>
    <w:rsid w:val="004E6156"/>
    <w:rsid w:val="004E6F67"/>
    <w:rsid w:val="004F24B5"/>
    <w:rsid w:val="004F2BA0"/>
    <w:rsid w:val="004F5138"/>
    <w:rsid w:val="004F57DB"/>
    <w:rsid w:val="00504EB9"/>
    <w:rsid w:val="0050723C"/>
    <w:rsid w:val="00516AC8"/>
    <w:rsid w:val="00517530"/>
    <w:rsid w:val="005200B8"/>
    <w:rsid w:val="0052089F"/>
    <w:rsid w:val="005236D1"/>
    <w:rsid w:val="0052525C"/>
    <w:rsid w:val="00536117"/>
    <w:rsid w:val="00536D02"/>
    <w:rsid w:val="00537231"/>
    <w:rsid w:val="00537826"/>
    <w:rsid w:val="00541DDF"/>
    <w:rsid w:val="005440C4"/>
    <w:rsid w:val="00544F2B"/>
    <w:rsid w:val="00552A32"/>
    <w:rsid w:val="00562CA4"/>
    <w:rsid w:val="005709F3"/>
    <w:rsid w:val="00572C34"/>
    <w:rsid w:val="00573D3F"/>
    <w:rsid w:val="0058347A"/>
    <w:rsid w:val="0058580A"/>
    <w:rsid w:val="005937E7"/>
    <w:rsid w:val="00595CCD"/>
    <w:rsid w:val="005A588D"/>
    <w:rsid w:val="005A5C18"/>
    <w:rsid w:val="005B3717"/>
    <w:rsid w:val="005C0121"/>
    <w:rsid w:val="005C3578"/>
    <w:rsid w:val="005C4B77"/>
    <w:rsid w:val="005C57AD"/>
    <w:rsid w:val="005E79FA"/>
    <w:rsid w:val="005E7B44"/>
    <w:rsid w:val="005F11C7"/>
    <w:rsid w:val="005F3D80"/>
    <w:rsid w:val="005F7B4D"/>
    <w:rsid w:val="00610157"/>
    <w:rsid w:val="00610F65"/>
    <w:rsid w:val="006134A1"/>
    <w:rsid w:val="006160BD"/>
    <w:rsid w:val="00617864"/>
    <w:rsid w:val="00623400"/>
    <w:rsid w:val="006236F7"/>
    <w:rsid w:val="006240D3"/>
    <w:rsid w:val="00624E34"/>
    <w:rsid w:val="00624FEE"/>
    <w:rsid w:val="00640090"/>
    <w:rsid w:val="006424FF"/>
    <w:rsid w:val="00642915"/>
    <w:rsid w:val="00644698"/>
    <w:rsid w:val="00654E06"/>
    <w:rsid w:val="0065577B"/>
    <w:rsid w:val="00657C69"/>
    <w:rsid w:val="006620EB"/>
    <w:rsid w:val="006645EC"/>
    <w:rsid w:val="00666209"/>
    <w:rsid w:val="00670437"/>
    <w:rsid w:val="00671D81"/>
    <w:rsid w:val="00672365"/>
    <w:rsid w:val="006725F7"/>
    <w:rsid w:val="00672C8A"/>
    <w:rsid w:val="006765C3"/>
    <w:rsid w:val="00680E7D"/>
    <w:rsid w:val="006821BF"/>
    <w:rsid w:val="00682735"/>
    <w:rsid w:val="00682E91"/>
    <w:rsid w:val="00683D52"/>
    <w:rsid w:val="006843D8"/>
    <w:rsid w:val="00685254"/>
    <w:rsid w:val="00685DBB"/>
    <w:rsid w:val="00686C66"/>
    <w:rsid w:val="00686EF2"/>
    <w:rsid w:val="00687156"/>
    <w:rsid w:val="00691E61"/>
    <w:rsid w:val="006A16C8"/>
    <w:rsid w:val="006A2E5B"/>
    <w:rsid w:val="006A2F5D"/>
    <w:rsid w:val="006A789D"/>
    <w:rsid w:val="006B1F88"/>
    <w:rsid w:val="006C0722"/>
    <w:rsid w:val="006C0E4D"/>
    <w:rsid w:val="006C22E2"/>
    <w:rsid w:val="006C4753"/>
    <w:rsid w:val="006C5D53"/>
    <w:rsid w:val="006D003D"/>
    <w:rsid w:val="006D1AB1"/>
    <w:rsid w:val="006D4375"/>
    <w:rsid w:val="006D4D4D"/>
    <w:rsid w:val="006D52E5"/>
    <w:rsid w:val="006D7C13"/>
    <w:rsid w:val="006E13F5"/>
    <w:rsid w:val="006E411E"/>
    <w:rsid w:val="006E4798"/>
    <w:rsid w:val="006E630F"/>
    <w:rsid w:val="006E6669"/>
    <w:rsid w:val="006E66AA"/>
    <w:rsid w:val="006F1BFB"/>
    <w:rsid w:val="006F2AA2"/>
    <w:rsid w:val="006F4E42"/>
    <w:rsid w:val="006F7563"/>
    <w:rsid w:val="006F7780"/>
    <w:rsid w:val="0070116E"/>
    <w:rsid w:val="007011B9"/>
    <w:rsid w:val="00703982"/>
    <w:rsid w:val="00704626"/>
    <w:rsid w:val="00706BB8"/>
    <w:rsid w:val="00711F78"/>
    <w:rsid w:val="0071263D"/>
    <w:rsid w:val="00715EC6"/>
    <w:rsid w:val="0071600E"/>
    <w:rsid w:val="00716FD5"/>
    <w:rsid w:val="00717C51"/>
    <w:rsid w:val="00720B54"/>
    <w:rsid w:val="00721A60"/>
    <w:rsid w:val="0072523F"/>
    <w:rsid w:val="00727B6A"/>
    <w:rsid w:val="00727E33"/>
    <w:rsid w:val="00732A06"/>
    <w:rsid w:val="00733827"/>
    <w:rsid w:val="00734742"/>
    <w:rsid w:val="00734849"/>
    <w:rsid w:val="00740DA9"/>
    <w:rsid w:val="00742CE5"/>
    <w:rsid w:val="00742F6E"/>
    <w:rsid w:val="007513E7"/>
    <w:rsid w:val="00751F09"/>
    <w:rsid w:val="007525ED"/>
    <w:rsid w:val="007536AB"/>
    <w:rsid w:val="00753FE3"/>
    <w:rsid w:val="00754801"/>
    <w:rsid w:val="00754ABA"/>
    <w:rsid w:val="007566F1"/>
    <w:rsid w:val="007571BB"/>
    <w:rsid w:val="00762438"/>
    <w:rsid w:val="00762755"/>
    <w:rsid w:val="007755C0"/>
    <w:rsid w:val="007771B9"/>
    <w:rsid w:val="00783BB3"/>
    <w:rsid w:val="00783E52"/>
    <w:rsid w:val="007869A6"/>
    <w:rsid w:val="00786A7B"/>
    <w:rsid w:val="00790222"/>
    <w:rsid w:val="00794BD5"/>
    <w:rsid w:val="00796D78"/>
    <w:rsid w:val="007A0576"/>
    <w:rsid w:val="007A1313"/>
    <w:rsid w:val="007B6343"/>
    <w:rsid w:val="007C1153"/>
    <w:rsid w:val="007C15B7"/>
    <w:rsid w:val="007C1DFF"/>
    <w:rsid w:val="007C6377"/>
    <w:rsid w:val="007C65D6"/>
    <w:rsid w:val="007C6A28"/>
    <w:rsid w:val="007C7BA2"/>
    <w:rsid w:val="007D32EE"/>
    <w:rsid w:val="007D3A11"/>
    <w:rsid w:val="007D4DB8"/>
    <w:rsid w:val="007D52FF"/>
    <w:rsid w:val="007D5CC4"/>
    <w:rsid w:val="007D702A"/>
    <w:rsid w:val="007D7F00"/>
    <w:rsid w:val="007E0B98"/>
    <w:rsid w:val="007E0CB3"/>
    <w:rsid w:val="007E3669"/>
    <w:rsid w:val="007E6814"/>
    <w:rsid w:val="007F1FD0"/>
    <w:rsid w:val="0080035A"/>
    <w:rsid w:val="00801DD7"/>
    <w:rsid w:val="008044EF"/>
    <w:rsid w:val="00804733"/>
    <w:rsid w:val="00805D89"/>
    <w:rsid w:val="00813D75"/>
    <w:rsid w:val="008167F9"/>
    <w:rsid w:val="008171FC"/>
    <w:rsid w:val="00822E0F"/>
    <w:rsid w:val="00823C5B"/>
    <w:rsid w:val="008328BA"/>
    <w:rsid w:val="00833989"/>
    <w:rsid w:val="00834FDF"/>
    <w:rsid w:val="00841226"/>
    <w:rsid w:val="00841D9F"/>
    <w:rsid w:val="00851ACD"/>
    <w:rsid w:val="00852487"/>
    <w:rsid w:val="00853C2C"/>
    <w:rsid w:val="00853EBC"/>
    <w:rsid w:val="00856DB5"/>
    <w:rsid w:val="00857B35"/>
    <w:rsid w:val="00864C50"/>
    <w:rsid w:val="00866262"/>
    <w:rsid w:val="0086672D"/>
    <w:rsid w:val="00866BEE"/>
    <w:rsid w:val="00866C7D"/>
    <w:rsid w:val="00866D64"/>
    <w:rsid w:val="00873549"/>
    <w:rsid w:val="00886AC4"/>
    <w:rsid w:val="008A02D0"/>
    <w:rsid w:val="008A56B6"/>
    <w:rsid w:val="008A6983"/>
    <w:rsid w:val="008A7077"/>
    <w:rsid w:val="008B1537"/>
    <w:rsid w:val="008B2009"/>
    <w:rsid w:val="008B2D93"/>
    <w:rsid w:val="008B2E08"/>
    <w:rsid w:val="008C3A94"/>
    <w:rsid w:val="008C3C05"/>
    <w:rsid w:val="008C7A03"/>
    <w:rsid w:val="008D5E1F"/>
    <w:rsid w:val="008D6A9D"/>
    <w:rsid w:val="008D729D"/>
    <w:rsid w:val="008D7937"/>
    <w:rsid w:val="008D7E94"/>
    <w:rsid w:val="008D7ECF"/>
    <w:rsid w:val="008E39D8"/>
    <w:rsid w:val="008F5B32"/>
    <w:rsid w:val="00903650"/>
    <w:rsid w:val="009056A6"/>
    <w:rsid w:val="00905F9D"/>
    <w:rsid w:val="009063B6"/>
    <w:rsid w:val="0090677B"/>
    <w:rsid w:val="00906B8F"/>
    <w:rsid w:val="00906DF3"/>
    <w:rsid w:val="00907718"/>
    <w:rsid w:val="00911923"/>
    <w:rsid w:val="009158E6"/>
    <w:rsid w:val="0092604E"/>
    <w:rsid w:val="00930689"/>
    <w:rsid w:val="00931AB8"/>
    <w:rsid w:val="00933166"/>
    <w:rsid w:val="009333AB"/>
    <w:rsid w:val="00934888"/>
    <w:rsid w:val="00937CA3"/>
    <w:rsid w:val="009416D5"/>
    <w:rsid w:val="00941C7A"/>
    <w:rsid w:val="00942EC7"/>
    <w:rsid w:val="009464F8"/>
    <w:rsid w:val="00950AE4"/>
    <w:rsid w:val="00953A24"/>
    <w:rsid w:val="00954D89"/>
    <w:rsid w:val="00955994"/>
    <w:rsid w:val="00956E7F"/>
    <w:rsid w:val="0096051A"/>
    <w:rsid w:val="00963BAE"/>
    <w:rsid w:val="00964851"/>
    <w:rsid w:val="009668F5"/>
    <w:rsid w:val="009714CB"/>
    <w:rsid w:val="009734ED"/>
    <w:rsid w:val="00976E40"/>
    <w:rsid w:val="00976E8E"/>
    <w:rsid w:val="009824BA"/>
    <w:rsid w:val="00983B2E"/>
    <w:rsid w:val="00985768"/>
    <w:rsid w:val="00986EF4"/>
    <w:rsid w:val="009906B7"/>
    <w:rsid w:val="00990CBE"/>
    <w:rsid w:val="009938AB"/>
    <w:rsid w:val="009945DB"/>
    <w:rsid w:val="009954A4"/>
    <w:rsid w:val="009A5255"/>
    <w:rsid w:val="009A5E8B"/>
    <w:rsid w:val="009A7672"/>
    <w:rsid w:val="009B1872"/>
    <w:rsid w:val="009C7767"/>
    <w:rsid w:val="009D2902"/>
    <w:rsid w:val="009D6091"/>
    <w:rsid w:val="009E64E7"/>
    <w:rsid w:val="009F4070"/>
    <w:rsid w:val="009F6424"/>
    <w:rsid w:val="00A00E25"/>
    <w:rsid w:val="00A01AD6"/>
    <w:rsid w:val="00A04E58"/>
    <w:rsid w:val="00A0617F"/>
    <w:rsid w:val="00A10DB6"/>
    <w:rsid w:val="00A11F64"/>
    <w:rsid w:val="00A12B6A"/>
    <w:rsid w:val="00A147E1"/>
    <w:rsid w:val="00A155B9"/>
    <w:rsid w:val="00A15AD0"/>
    <w:rsid w:val="00A20485"/>
    <w:rsid w:val="00A205B9"/>
    <w:rsid w:val="00A2589F"/>
    <w:rsid w:val="00A26CD0"/>
    <w:rsid w:val="00A3054C"/>
    <w:rsid w:val="00A30D22"/>
    <w:rsid w:val="00A411B3"/>
    <w:rsid w:val="00A42FDF"/>
    <w:rsid w:val="00A436F9"/>
    <w:rsid w:val="00A443A6"/>
    <w:rsid w:val="00A45C53"/>
    <w:rsid w:val="00A45D31"/>
    <w:rsid w:val="00A462A3"/>
    <w:rsid w:val="00A46A04"/>
    <w:rsid w:val="00A47F54"/>
    <w:rsid w:val="00A56829"/>
    <w:rsid w:val="00A6177D"/>
    <w:rsid w:val="00A6654D"/>
    <w:rsid w:val="00A66C42"/>
    <w:rsid w:val="00A700A7"/>
    <w:rsid w:val="00A72F92"/>
    <w:rsid w:val="00A762D3"/>
    <w:rsid w:val="00A764E4"/>
    <w:rsid w:val="00A82F09"/>
    <w:rsid w:val="00A8639A"/>
    <w:rsid w:val="00A939CD"/>
    <w:rsid w:val="00AA20EB"/>
    <w:rsid w:val="00AA7871"/>
    <w:rsid w:val="00AB3707"/>
    <w:rsid w:val="00AB58A9"/>
    <w:rsid w:val="00AB710C"/>
    <w:rsid w:val="00AC2FC3"/>
    <w:rsid w:val="00AC7C9F"/>
    <w:rsid w:val="00AD12D1"/>
    <w:rsid w:val="00AD2C30"/>
    <w:rsid w:val="00AD7E72"/>
    <w:rsid w:val="00AE3303"/>
    <w:rsid w:val="00AE3B02"/>
    <w:rsid w:val="00AE4BB1"/>
    <w:rsid w:val="00AE5FE6"/>
    <w:rsid w:val="00AE6FAE"/>
    <w:rsid w:val="00AE7841"/>
    <w:rsid w:val="00AF119A"/>
    <w:rsid w:val="00AF244A"/>
    <w:rsid w:val="00AF3AFA"/>
    <w:rsid w:val="00B01AE6"/>
    <w:rsid w:val="00B01FCE"/>
    <w:rsid w:val="00B029AE"/>
    <w:rsid w:val="00B10EFE"/>
    <w:rsid w:val="00B1100C"/>
    <w:rsid w:val="00B13448"/>
    <w:rsid w:val="00B14A25"/>
    <w:rsid w:val="00B14A28"/>
    <w:rsid w:val="00B16A0B"/>
    <w:rsid w:val="00B203E6"/>
    <w:rsid w:val="00B25361"/>
    <w:rsid w:val="00B268F7"/>
    <w:rsid w:val="00B270CF"/>
    <w:rsid w:val="00B34908"/>
    <w:rsid w:val="00B43151"/>
    <w:rsid w:val="00B44C9C"/>
    <w:rsid w:val="00B45C01"/>
    <w:rsid w:val="00B534BF"/>
    <w:rsid w:val="00B55402"/>
    <w:rsid w:val="00B55BF2"/>
    <w:rsid w:val="00B55FC5"/>
    <w:rsid w:val="00B63433"/>
    <w:rsid w:val="00B6486B"/>
    <w:rsid w:val="00B700F5"/>
    <w:rsid w:val="00B71254"/>
    <w:rsid w:val="00B75925"/>
    <w:rsid w:val="00B77E41"/>
    <w:rsid w:val="00B809FB"/>
    <w:rsid w:val="00B86CBE"/>
    <w:rsid w:val="00B94F34"/>
    <w:rsid w:val="00B963FA"/>
    <w:rsid w:val="00BA1610"/>
    <w:rsid w:val="00BA2664"/>
    <w:rsid w:val="00BA5297"/>
    <w:rsid w:val="00BA6670"/>
    <w:rsid w:val="00BA6F76"/>
    <w:rsid w:val="00BA7468"/>
    <w:rsid w:val="00BB4587"/>
    <w:rsid w:val="00BC1BFF"/>
    <w:rsid w:val="00BC3F2F"/>
    <w:rsid w:val="00BC4B8C"/>
    <w:rsid w:val="00BC6E2D"/>
    <w:rsid w:val="00BD3114"/>
    <w:rsid w:val="00BD40F1"/>
    <w:rsid w:val="00BE0906"/>
    <w:rsid w:val="00BE1E59"/>
    <w:rsid w:val="00BE3A01"/>
    <w:rsid w:val="00BF00D5"/>
    <w:rsid w:val="00BF1422"/>
    <w:rsid w:val="00BF4180"/>
    <w:rsid w:val="00BF5ECE"/>
    <w:rsid w:val="00BF610E"/>
    <w:rsid w:val="00BF6D31"/>
    <w:rsid w:val="00BF6E94"/>
    <w:rsid w:val="00BF7963"/>
    <w:rsid w:val="00C023AC"/>
    <w:rsid w:val="00C0391E"/>
    <w:rsid w:val="00C03A39"/>
    <w:rsid w:val="00C04E2C"/>
    <w:rsid w:val="00C072F5"/>
    <w:rsid w:val="00C1095B"/>
    <w:rsid w:val="00C11C62"/>
    <w:rsid w:val="00C14F7A"/>
    <w:rsid w:val="00C15C61"/>
    <w:rsid w:val="00C30597"/>
    <w:rsid w:val="00C35C03"/>
    <w:rsid w:val="00C36F86"/>
    <w:rsid w:val="00C40454"/>
    <w:rsid w:val="00C40933"/>
    <w:rsid w:val="00C41692"/>
    <w:rsid w:val="00C43603"/>
    <w:rsid w:val="00C44FC1"/>
    <w:rsid w:val="00C50DBE"/>
    <w:rsid w:val="00C53653"/>
    <w:rsid w:val="00C55084"/>
    <w:rsid w:val="00C56597"/>
    <w:rsid w:val="00C60267"/>
    <w:rsid w:val="00C60F15"/>
    <w:rsid w:val="00C64BAD"/>
    <w:rsid w:val="00C66800"/>
    <w:rsid w:val="00C72564"/>
    <w:rsid w:val="00C732B8"/>
    <w:rsid w:val="00C80CD2"/>
    <w:rsid w:val="00C80DDF"/>
    <w:rsid w:val="00C80DFF"/>
    <w:rsid w:val="00C8271E"/>
    <w:rsid w:val="00C852C3"/>
    <w:rsid w:val="00C864F4"/>
    <w:rsid w:val="00C916ED"/>
    <w:rsid w:val="00C91D4A"/>
    <w:rsid w:val="00C9515C"/>
    <w:rsid w:val="00C971B2"/>
    <w:rsid w:val="00C97416"/>
    <w:rsid w:val="00CA0385"/>
    <w:rsid w:val="00CA2326"/>
    <w:rsid w:val="00CA456D"/>
    <w:rsid w:val="00CB1650"/>
    <w:rsid w:val="00CB6D74"/>
    <w:rsid w:val="00CC05EC"/>
    <w:rsid w:val="00CC1FA8"/>
    <w:rsid w:val="00CC2B5F"/>
    <w:rsid w:val="00CC5A11"/>
    <w:rsid w:val="00CD1E1A"/>
    <w:rsid w:val="00CD57B0"/>
    <w:rsid w:val="00CD6525"/>
    <w:rsid w:val="00CE3FD2"/>
    <w:rsid w:val="00CE5E25"/>
    <w:rsid w:val="00CF17D5"/>
    <w:rsid w:val="00CF1DF9"/>
    <w:rsid w:val="00CF4091"/>
    <w:rsid w:val="00CF4619"/>
    <w:rsid w:val="00CF58BC"/>
    <w:rsid w:val="00CF5B2A"/>
    <w:rsid w:val="00CF7B97"/>
    <w:rsid w:val="00D06A3C"/>
    <w:rsid w:val="00D10334"/>
    <w:rsid w:val="00D104B8"/>
    <w:rsid w:val="00D106E5"/>
    <w:rsid w:val="00D13D59"/>
    <w:rsid w:val="00D16CD4"/>
    <w:rsid w:val="00D273E7"/>
    <w:rsid w:val="00D305F7"/>
    <w:rsid w:val="00D36016"/>
    <w:rsid w:val="00D4451E"/>
    <w:rsid w:val="00D47C89"/>
    <w:rsid w:val="00D50007"/>
    <w:rsid w:val="00D5078E"/>
    <w:rsid w:val="00D51DBA"/>
    <w:rsid w:val="00D54049"/>
    <w:rsid w:val="00D54510"/>
    <w:rsid w:val="00D54A21"/>
    <w:rsid w:val="00D56BAE"/>
    <w:rsid w:val="00D57428"/>
    <w:rsid w:val="00D651E9"/>
    <w:rsid w:val="00D66B30"/>
    <w:rsid w:val="00D70731"/>
    <w:rsid w:val="00D727AE"/>
    <w:rsid w:val="00D77655"/>
    <w:rsid w:val="00D83E10"/>
    <w:rsid w:val="00D966EB"/>
    <w:rsid w:val="00DA04F7"/>
    <w:rsid w:val="00DA4A57"/>
    <w:rsid w:val="00DA667B"/>
    <w:rsid w:val="00DB2AAA"/>
    <w:rsid w:val="00DB3730"/>
    <w:rsid w:val="00DB6CEB"/>
    <w:rsid w:val="00DC1FF6"/>
    <w:rsid w:val="00DC3E2D"/>
    <w:rsid w:val="00DC78BA"/>
    <w:rsid w:val="00DC7A51"/>
    <w:rsid w:val="00DD098E"/>
    <w:rsid w:val="00DD0B15"/>
    <w:rsid w:val="00DD1682"/>
    <w:rsid w:val="00DD4596"/>
    <w:rsid w:val="00DD667C"/>
    <w:rsid w:val="00DE10C6"/>
    <w:rsid w:val="00DE127F"/>
    <w:rsid w:val="00DE44BF"/>
    <w:rsid w:val="00DE5C0B"/>
    <w:rsid w:val="00DF09A2"/>
    <w:rsid w:val="00DF5C96"/>
    <w:rsid w:val="00DF649A"/>
    <w:rsid w:val="00DF6FAE"/>
    <w:rsid w:val="00E003B6"/>
    <w:rsid w:val="00E00FB5"/>
    <w:rsid w:val="00E1058B"/>
    <w:rsid w:val="00E14488"/>
    <w:rsid w:val="00E14EB9"/>
    <w:rsid w:val="00E15CC7"/>
    <w:rsid w:val="00E16563"/>
    <w:rsid w:val="00E278A4"/>
    <w:rsid w:val="00E27B96"/>
    <w:rsid w:val="00E3011A"/>
    <w:rsid w:val="00E303B3"/>
    <w:rsid w:val="00E30E95"/>
    <w:rsid w:val="00E3325B"/>
    <w:rsid w:val="00E4011C"/>
    <w:rsid w:val="00E43F81"/>
    <w:rsid w:val="00E45056"/>
    <w:rsid w:val="00E566A1"/>
    <w:rsid w:val="00E603A2"/>
    <w:rsid w:val="00E63A7C"/>
    <w:rsid w:val="00E6472F"/>
    <w:rsid w:val="00E66260"/>
    <w:rsid w:val="00E71BB3"/>
    <w:rsid w:val="00E73C46"/>
    <w:rsid w:val="00E743FC"/>
    <w:rsid w:val="00E74C72"/>
    <w:rsid w:val="00E80020"/>
    <w:rsid w:val="00E812EA"/>
    <w:rsid w:val="00E8191F"/>
    <w:rsid w:val="00E81AA9"/>
    <w:rsid w:val="00E81E6F"/>
    <w:rsid w:val="00E92819"/>
    <w:rsid w:val="00E93BD4"/>
    <w:rsid w:val="00E9683C"/>
    <w:rsid w:val="00EA6356"/>
    <w:rsid w:val="00EB150F"/>
    <w:rsid w:val="00EB1804"/>
    <w:rsid w:val="00EB19C4"/>
    <w:rsid w:val="00EC2284"/>
    <w:rsid w:val="00EC78C6"/>
    <w:rsid w:val="00ED23AD"/>
    <w:rsid w:val="00ED26AF"/>
    <w:rsid w:val="00ED62E1"/>
    <w:rsid w:val="00ED774F"/>
    <w:rsid w:val="00EE46E4"/>
    <w:rsid w:val="00EE555F"/>
    <w:rsid w:val="00EE635F"/>
    <w:rsid w:val="00EF0EDD"/>
    <w:rsid w:val="00EF4ECB"/>
    <w:rsid w:val="00EF56E4"/>
    <w:rsid w:val="00EF590B"/>
    <w:rsid w:val="00EF5C56"/>
    <w:rsid w:val="00F00387"/>
    <w:rsid w:val="00F02285"/>
    <w:rsid w:val="00F02B5B"/>
    <w:rsid w:val="00F06C30"/>
    <w:rsid w:val="00F073E4"/>
    <w:rsid w:val="00F109BC"/>
    <w:rsid w:val="00F12CE5"/>
    <w:rsid w:val="00F15E99"/>
    <w:rsid w:val="00F1771D"/>
    <w:rsid w:val="00F221E3"/>
    <w:rsid w:val="00F25439"/>
    <w:rsid w:val="00F32778"/>
    <w:rsid w:val="00F359C8"/>
    <w:rsid w:val="00F37293"/>
    <w:rsid w:val="00F40D6A"/>
    <w:rsid w:val="00F441E2"/>
    <w:rsid w:val="00F47394"/>
    <w:rsid w:val="00F51C90"/>
    <w:rsid w:val="00F52738"/>
    <w:rsid w:val="00F53999"/>
    <w:rsid w:val="00F53EC5"/>
    <w:rsid w:val="00F5690B"/>
    <w:rsid w:val="00F569AA"/>
    <w:rsid w:val="00F57C8D"/>
    <w:rsid w:val="00F6062F"/>
    <w:rsid w:val="00F624E7"/>
    <w:rsid w:val="00F63F38"/>
    <w:rsid w:val="00F659B3"/>
    <w:rsid w:val="00F66C7F"/>
    <w:rsid w:val="00F6783F"/>
    <w:rsid w:val="00F704C3"/>
    <w:rsid w:val="00F70990"/>
    <w:rsid w:val="00F72F2C"/>
    <w:rsid w:val="00F73321"/>
    <w:rsid w:val="00F81291"/>
    <w:rsid w:val="00F81482"/>
    <w:rsid w:val="00F8334B"/>
    <w:rsid w:val="00F83F59"/>
    <w:rsid w:val="00F842C7"/>
    <w:rsid w:val="00F84359"/>
    <w:rsid w:val="00F84468"/>
    <w:rsid w:val="00F9360F"/>
    <w:rsid w:val="00F938B7"/>
    <w:rsid w:val="00FA48B1"/>
    <w:rsid w:val="00FC03F5"/>
    <w:rsid w:val="00FC38A9"/>
    <w:rsid w:val="00FC4574"/>
    <w:rsid w:val="00FC49CD"/>
    <w:rsid w:val="00FC54FA"/>
    <w:rsid w:val="00FC7751"/>
    <w:rsid w:val="00FD114C"/>
    <w:rsid w:val="00FD1A3B"/>
    <w:rsid w:val="00FE0322"/>
    <w:rsid w:val="00FE118F"/>
    <w:rsid w:val="00FE53AB"/>
    <w:rsid w:val="00FE7A13"/>
    <w:rsid w:val="00FE7CDB"/>
    <w:rsid w:val="00FF42A3"/>
    <w:rsid w:val="00FF4A03"/>
    <w:rsid w:val="00FF6592"/>
    <w:rsid w:val="014A8515"/>
    <w:rsid w:val="015191CB"/>
    <w:rsid w:val="01578618"/>
    <w:rsid w:val="01C648C3"/>
    <w:rsid w:val="01DA1EE3"/>
    <w:rsid w:val="01E8FBDA"/>
    <w:rsid w:val="022DF2C9"/>
    <w:rsid w:val="0356D29A"/>
    <w:rsid w:val="0410960D"/>
    <w:rsid w:val="042A722C"/>
    <w:rsid w:val="0434C72F"/>
    <w:rsid w:val="051B1A90"/>
    <w:rsid w:val="06AEEF0D"/>
    <w:rsid w:val="0726D98A"/>
    <w:rsid w:val="078A1842"/>
    <w:rsid w:val="07C08434"/>
    <w:rsid w:val="0849C50E"/>
    <w:rsid w:val="087D1D9F"/>
    <w:rsid w:val="0894B04A"/>
    <w:rsid w:val="09307077"/>
    <w:rsid w:val="0B35E31C"/>
    <w:rsid w:val="0BF2C2C9"/>
    <w:rsid w:val="0D1C095C"/>
    <w:rsid w:val="0D352F9E"/>
    <w:rsid w:val="0D55202E"/>
    <w:rsid w:val="0E3DF3EC"/>
    <w:rsid w:val="0FF600D7"/>
    <w:rsid w:val="1076E7FA"/>
    <w:rsid w:val="10F20499"/>
    <w:rsid w:val="11590A74"/>
    <w:rsid w:val="11E4BEBA"/>
    <w:rsid w:val="1261CFBD"/>
    <w:rsid w:val="1281FFD1"/>
    <w:rsid w:val="12AEE7C7"/>
    <w:rsid w:val="12EAF60C"/>
    <w:rsid w:val="141BBFAE"/>
    <w:rsid w:val="144FB271"/>
    <w:rsid w:val="146F31A7"/>
    <w:rsid w:val="14F78934"/>
    <w:rsid w:val="1506E413"/>
    <w:rsid w:val="156846D7"/>
    <w:rsid w:val="156D8762"/>
    <w:rsid w:val="158DCDCE"/>
    <w:rsid w:val="15CE2A75"/>
    <w:rsid w:val="16284DB2"/>
    <w:rsid w:val="167AC0D2"/>
    <w:rsid w:val="171B138B"/>
    <w:rsid w:val="17BBD67E"/>
    <w:rsid w:val="1873E5B7"/>
    <w:rsid w:val="191411B1"/>
    <w:rsid w:val="19B465CD"/>
    <w:rsid w:val="1A2814AB"/>
    <w:rsid w:val="1AC71136"/>
    <w:rsid w:val="1BF4B664"/>
    <w:rsid w:val="1C129711"/>
    <w:rsid w:val="1C9AC0FC"/>
    <w:rsid w:val="1CB2F1A6"/>
    <w:rsid w:val="1E2CDE6A"/>
    <w:rsid w:val="1E44BA92"/>
    <w:rsid w:val="1F8E652F"/>
    <w:rsid w:val="2035A94F"/>
    <w:rsid w:val="20751CEF"/>
    <w:rsid w:val="208D706B"/>
    <w:rsid w:val="20E8FC8D"/>
    <w:rsid w:val="210021A0"/>
    <w:rsid w:val="217F566A"/>
    <w:rsid w:val="22B62BE0"/>
    <w:rsid w:val="22EAE5D6"/>
    <w:rsid w:val="2344DEDF"/>
    <w:rsid w:val="236A5773"/>
    <w:rsid w:val="238087BE"/>
    <w:rsid w:val="23D65797"/>
    <w:rsid w:val="2479D17E"/>
    <w:rsid w:val="24B1E3B4"/>
    <w:rsid w:val="252F2947"/>
    <w:rsid w:val="267E162E"/>
    <w:rsid w:val="268FF315"/>
    <w:rsid w:val="26B79878"/>
    <w:rsid w:val="26DFDBA9"/>
    <w:rsid w:val="26E4C07F"/>
    <w:rsid w:val="26EDDF90"/>
    <w:rsid w:val="276DC825"/>
    <w:rsid w:val="284BBEFA"/>
    <w:rsid w:val="286BEE57"/>
    <w:rsid w:val="28836C89"/>
    <w:rsid w:val="289F72BC"/>
    <w:rsid w:val="28DFAEE6"/>
    <w:rsid w:val="298BBA7E"/>
    <w:rsid w:val="2A292C65"/>
    <w:rsid w:val="2A6D7636"/>
    <w:rsid w:val="2A78EF91"/>
    <w:rsid w:val="2A8F2D03"/>
    <w:rsid w:val="2C1A4F98"/>
    <w:rsid w:val="2C2043E5"/>
    <w:rsid w:val="2CAFB5D6"/>
    <w:rsid w:val="2CFDC840"/>
    <w:rsid w:val="2D7DF678"/>
    <w:rsid w:val="2DA8CB06"/>
    <w:rsid w:val="2DCD3C71"/>
    <w:rsid w:val="2E140C74"/>
    <w:rsid w:val="2F574D2F"/>
    <w:rsid w:val="307C794E"/>
    <w:rsid w:val="30DED39C"/>
    <w:rsid w:val="312E9F51"/>
    <w:rsid w:val="31B1A4C9"/>
    <w:rsid w:val="31C63B36"/>
    <w:rsid w:val="31EF9757"/>
    <w:rsid w:val="31FE744E"/>
    <w:rsid w:val="3258F334"/>
    <w:rsid w:val="325C60C9"/>
    <w:rsid w:val="339A6CE8"/>
    <w:rsid w:val="3400183D"/>
    <w:rsid w:val="348904DC"/>
    <w:rsid w:val="34E1A9B2"/>
    <w:rsid w:val="359D4FD7"/>
    <w:rsid w:val="35B939C0"/>
    <w:rsid w:val="36702FB8"/>
    <w:rsid w:val="367EDAD9"/>
    <w:rsid w:val="373EC56A"/>
    <w:rsid w:val="37C147AE"/>
    <w:rsid w:val="38C40FD1"/>
    <w:rsid w:val="395F7335"/>
    <w:rsid w:val="3A2C9454"/>
    <w:rsid w:val="3A6607C5"/>
    <w:rsid w:val="3AC9BFDF"/>
    <w:rsid w:val="3B03FA6A"/>
    <w:rsid w:val="3B3EDB7E"/>
    <w:rsid w:val="3BE50C6B"/>
    <w:rsid w:val="3BF48D56"/>
    <w:rsid w:val="3C03F013"/>
    <w:rsid w:val="3C99B0FF"/>
    <w:rsid w:val="3D18B262"/>
    <w:rsid w:val="3DFC03CC"/>
    <w:rsid w:val="3E169787"/>
    <w:rsid w:val="3E1E46A9"/>
    <w:rsid w:val="3E6CFC1E"/>
    <w:rsid w:val="3FED39EB"/>
    <w:rsid w:val="40E1A0AD"/>
    <w:rsid w:val="4108A9E2"/>
    <w:rsid w:val="4109CE3A"/>
    <w:rsid w:val="415332F4"/>
    <w:rsid w:val="420880E5"/>
    <w:rsid w:val="429238B5"/>
    <w:rsid w:val="42BF337D"/>
    <w:rsid w:val="42FA7A33"/>
    <w:rsid w:val="4307F664"/>
    <w:rsid w:val="43FD2465"/>
    <w:rsid w:val="43FDE466"/>
    <w:rsid w:val="44053B94"/>
    <w:rsid w:val="4412B5AA"/>
    <w:rsid w:val="4495DA5A"/>
    <w:rsid w:val="44FB2996"/>
    <w:rsid w:val="45041B1A"/>
    <w:rsid w:val="452C7B1B"/>
    <w:rsid w:val="456F126B"/>
    <w:rsid w:val="45FF8DCD"/>
    <w:rsid w:val="46384118"/>
    <w:rsid w:val="46953C5A"/>
    <w:rsid w:val="46B083E5"/>
    <w:rsid w:val="47543198"/>
    <w:rsid w:val="4AB318F8"/>
    <w:rsid w:val="4C10B005"/>
    <w:rsid w:val="4C950E3D"/>
    <w:rsid w:val="4CF96A33"/>
    <w:rsid w:val="4D235EEC"/>
    <w:rsid w:val="4D5DBF2A"/>
    <w:rsid w:val="4DBF8C3D"/>
    <w:rsid w:val="4DE4929C"/>
    <w:rsid w:val="50457792"/>
    <w:rsid w:val="51057E6D"/>
    <w:rsid w:val="52A68A02"/>
    <w:rsid w:val="52AA0E8A"/>
    <w:rsid w:val="5347E5EA"/>
    <w:rsid w:val="551A33EF"/>
    <w:rsid w:val="5659E8D5"/>
    <w:rsid w:val="5690C814"/>
    <w:rsid w:val="56BE67D7"/>
    <w:rsid w:val="57934523"/>
    <w:rsid w:val="583F9323"/>
    <w:rsid w:val="588332E9"/>
    <w:rsid w:val="59BCB45A"/>
    <w:rsid w:val="5A9172E9"/>
    <w:rsid w:val="5AE0DB25"/>
    <w:rsid w:val="5B76DBF1"/>
    <w:rsid w:val="5BCD7ADB"/>
    <w:rsid w:val="5C0886E8"/>
    <w:rsid w:val="5C62BEC3"/>
    <w:rsid w:val="5D7EAA5B"/>
    <w:rsid w:val="5E5677D2"/>
    <w:rsid w:val="5E60CCD5"/>
    <w:rsid w:val="5F2D1659"/>
    <w:rsid w:val="6168AD8E"/>
    <w:rsid w:val="62050279"/>
    <w:rsid w:val="623D166E"/>
    <w:rsid w:val="624E5145"/>
    <w:rsid w:val="6491FD3E"/>
    <w:rsid w:val="64AA7C71"/>
    <w:rsid w:val="6578806E"/>
    <w:rsid w:val="663AE529"/>
    <w:rsid w:val="66C7E883"/>
    <w:rsid w:val="674FFA6D"/>
    <w:rsid w:val="6764CBB1"/>
    <w:rsid w:val="67E887D9"/>
    <w:rsid w:val="67E95ED5"/>
    <w:rsid w:val="686835E4"/>
    <w:rsid w:val="690AE738"/>
    <w:rsid w:val="69CA3222"/>
    <w:rsid w:val="6A030A26"/>
    <w:rsid w:val="6A420CC8"/>
    <w:rsid w:val="6B92BF1C"/>
    <w:rsid w:val="6D920B9E"/>
    <w:rsid w:val="6E8FAE94"/>
    <w:rsid w:val="6F2FD27E"/>
    <w:rsid w:val="7042B2DF"/>
    <w:rsid w:val="70CACBFF"/>
    <w:rsid w:val="711D1B9F"/>
    <w:rsid w:val="71CFA649"/>
    <w:rsid w:val="72B8056D"/>
    <w:rsid w:val="72BE7BA6"/>
    <w:rsid w:val="730E21A7"/>
    <w:rsid w:val="73924D0E"/>
    <w:rsid w:val="749E46D7"/>
    <w:rsid w:val="74B6CC29"/>
    <w:rsid w:val="74F079BE"/>
    <w:rsid w:val="757C3B6C"/>
    <w:rsid w:val="75A313EB"/>
    <w:rsid w:val="7644243A"/>
    <w:rsid w:val="76748653"/>
    <w:rsid w:val="76BADC49"/>
    <w:rsid w:val="76C42C54"/>
    <w:rsid w:val="778569FD"/>
    <w:rsid w:val="7809A8D1"/>
    <w:rsid w:val="783F946E"/>
    <w:rsid w:val="7842B326"/>
    <w:rsid w:val="7893C365"/>
    <w:rsid w:val="791A7CC3"/>
    <w:rsid w:val="79253927"/>
    <w:rsid w:val="7B20EE41"/>
    <w:rsid w:val="7D338DF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A67B2"/>
  <w15:chartTrackingRefBased/>
  <w15:docId w15:val="{D96E1360-1121-4030-BB44-9A17248FC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F99"/>
    <w:rPr>
      <w:rFonts w:ascii="Times New Roman" w:eastAsia="Times New Roman" w:hAnsi="Times New Roman" w:cs="Times New Roman"/>
      <w:sz w:val="24"/>
      <w:szCs w:val="24"/>
      <w:lang w:val="en-US" w:eastAsia="vi-VN"/>
    </w:rPr>
  </w:style>
  <w:style w:type="paragraph" w:styleId="Heading1">
    <w:name w:val="heading 1"/>
    <w:basedOn w:val="Normal"/>
    <w:next w:val="Normal"/>
    <w:link w:val="Heading1Char"/>
    <w:uiPriority w:val="9"/>
    <w:qFormat/>
    <w:rsid w:val="00AD12D1"/>
    <w:pPr>
      <w:spacing w:before="240" w:after="240" w:line="360" w:lineRule="auto"/>
      <w:jc w:val="center"/>
      <w:outlineLvl w:val="0"/>
    </w:pPr>
    <w:rPr>
      <w:b/>
      <w:sz w:val="26"/>
      <w:szCs w:val="26"/>
    </w:rPr>
  </w:style>
  <w:style w:type="paragraph" w:styleId="Heading2">
    <w:name w:val="heading 2"/>
    <w:basedOn w:val="Normal"/>
    <w:next w:val="Normal"/>
    <w:link w:val="Heading2Char"/>
    <w:uiPriority w:val="9"/>
    <w:unhideWhenUsed/>
    <w:qFormat/>
    <w:rsid w:val="00AF2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2533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2D1"/>
    <w:rPr>
      <w:rFonts w:ascii="Times New Roman" w:eastAsia="Times New Roman" w:hAnsi="Times New Roman" w:cs="Times New Roman"/>
      <w:b/>
      <w:sz w:val="26"/>
      <w:szCs w:val="26"/>
      <w:lang w:val="en-US" w:eastAsia="vi-VN"/>
    </w:rPr>
  </w:style>
  <w:style w:type="character" w:customStyle="1" w:styleId="Heading2Char">
    <w:name w:val="Heading 2 Char"/>
    <w:basedOn w:val="DefaultParagraphFont"/>
    <w:link w:val="Heading2"/>
    <w:uiPriority w:val="9"/>
    <w:rsid w:val="00AF244A"/>
    <w:rPr>
      <w:rFonts w:asciiTheme="majorHAnsi" w:eastAsiaTheme="majorEastAsia" w:hAnsiTheme="majorHAnsi" w:cstheme="majorBidi"/>
      <w:color w:val="2F5496" w:themeColor="accent1" w:themeShade="BF"/>
      <w:sz w:val="26"/>
      <w:szCs w:val="26"/>
      <w:lang w:val="en-US" w:eastAsia="vi-VN"/>
    </w:rPr>
  </w:style>
  <w:style w:type="character" w:customStyle="1" w:styleId="Heading3Char">
    <w:name w:val="Heading 3 Char"/>
    <w:basedOn w:val="DefaultParagraphFont"/>
    <w:link w:val="Heading3"/>
    <w:uiPriority w:val="9"/>
    <w:semiHidden/>
    <w:rsid w:val="00225339"/>
    <w:rPr>
      <w:rFonts w:asciiTheme="majorHAnsi" w:eastAsiaTheme="majorEastAsia" w:hAnsiTheme="majorHAnsi" w:cstheme="majorBidi"/>
      <w:color w:val="1F3763" w:themeColor="accent1" w:themeShade="7F"/>
      <w:sz w:val="24"/>
      <w:szCs w:val="24"/>
      <w:lang w:val="en-US" w:eastAsia="vi-VN"/>
    </w:rPr>
  </w:style>
  <w:style w:type="paragraph" w:styleId="ListParagraph">
    <w:name w:val="List Paragraph"/>
    <w:basedOn w:val="Normal"/>
    <w:link w:val="ListParagraphChar"/>
    <w:uiPriority w:val="34"/>
    <w:qFormat/>
    <w:rsid w:val="00A26CD0"/>
    <w:pPr>
      <w:spacing w:after="0" w:line="360" w:lineRule="auto"/>
      <w:ind w:left="720"/>
      <w:contextualSpacing/>
      <w:jc w:val="both"/>
    </w:pPr>
    <w:rPr>
      <w:sz w:val="26"/>
      <w:szCs w:val="26"/>
      <w:lang w:eastAsia="en-US"/>
    </w:rPr>
  </w:style>
  <w:style w:type="character" w:customStyle="1" w:styleId="ListParagraphChar">
    <w:name w:val="List Paragraph Char"/>
    <w:basedOn w:val="DefaultParagraphFont"/>
    <w:link w:val="ListParagraph"/>
    <w:uiPriority w:val="34"/>
    <w:rsid w:val="00A26CD0"/>
    <w:rPr>
      <w:rFonts w:ascii="Times New Roman" w:eastAsia="Times New Roman" w:hAnsi="Times New Roman" w:cs="Times New Roman"/>
      <w:sz w:val="26"/>
      <w:szCs w:val="26"/>
      <w:lang w:val="en-US"/>
    </w:rPr>
  </w:style>
  <w:style w:type="table" w:styleId="TableGrid">
    <w:name w:val="Table Grid"/>
    <w:basedOn w:val="TableNormal"/>
    <w:uiPriority w:val="39"/>
    <w:rsid w:val="00405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F244A"/>
    <w:pPr>
      <w:keepNext/>
      <w:keepLines/>
      <w:spacing w:after="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6A789D"/>
    <w:pPr>
      <w:tabs>
        <w:tab w:val="right" w:leader="dot" w:pos="9350"/>
      </w:tabs>
      <w:spacing w:after="100"/>
    </w:pPr>
  </w:style>
  <w:style w:type="paragraph" w:styleId="TOC2">
    <w:name w:val="toc 2"/>
    <w:basedOn w:val="Normal"/>
    <w:next w:val="Normal"/>
    <w:autoRedefine/>
    <w:uiPriority w:val="39"/>
    <w:unhideWhenUsed/>
    <w:rsid w:val="00703982"/>
    <w:pPr>
      <w:tabs>
        <w:tab w:val="left" w:pos="880"/>
        <w:tab w:val="right" w:leader="dot" w:pos="9350"/>
      </w:tabs>
      <w:spacing w:after="100"/>
      <w:ind w:left="240"/>
    </w:pPr>
    <w:rPr>
      <w:rFonts w:eastAsiaTheme="majorEastAsia"/>
      <w:b/>
      <w:bCs/>
      <w:noProof/>
    </w:rPr>
  </w:style>
  <w:style w:type="paragraph" w:styleId="TOC3">
    <w:name w:val="toc 3"/>
    <w:basedOn w:val="Normal"/>
    <w:next w:val="Normal"/>
    <w:autoRedefine/>
    <w:uiPriority w:val="39"/>
    <w:unhideWhenUsed/>
    <w:rsid w:val="00595CCD"/>
    <w:pPr>
      <w:tabs>
        <w:tab w:val="left" w:pos="1320"/>
        <w:tab w:val="right" w:leader="dot" w:pos="9350"/>
      </w:tabs>
      <w:spacing w:after="100"/>
      <w:ind w:left="480"/>
    </w:pPr>
    <w:rPr>
      <w:rFonts w:eastAsiaTheme="majorEastAsia"/>
      <w:b/>
      <w:bCs/>
      <w:noProof/>
    </w:rPr>
  </w:style>
  <w:style w:type="character" w:styleId="Hyperlink">
    <w:name w:val="Hyperlink"/>
    <w:basedOn w:val="DefaultParagraphFont"/>
    <w:uiPriority w:val="99"/>
    <w:unhideWhenUsed/>
    <w:rsid w:val="00AF244A"/>
    <w:rPr>
      <w:color w:val="0563C1" w:themeColor="hyperlink"/>
      <w:u w:val="single"/>
    </w:rPr>
  </w:style>
  <w:style w:type="paragraph" w:styleId="NormalWeb">
    <w:name w:val="Normal (Web)"/>
    <w:basedOn w:val="Normal"/>
    <w:uiPriority w:val="99"/>
    <w:semiHidden/>
    <w:unhideWhenUsed/>
    <w:rsid w:val="003529E9"/>
    <w:pPr>
      <w:spacing w:before="100" w:beforeAutospacing="1" w:after="100" w:afterAutospacing="1" w:line="240" w:lineRule="auto"/>
    </w:pPr>
    <w:rPr>
      <w:lang w:val="vi-VN"/>
    </w:rPr>
  </w:style>
  <w:style w:type="character" w:styleId="UnresolvedMention">
    <w:name w:val="Unresolved Mention"/>
    <w:basedOn w:val="DefaultParagraphFont"/>
    <w:uiPriority w:val="99"/>
    <w:semiHidden/>
    <w:unhideWhenUsed/>
    <w:rsid w:val="00344CA4"/>
    <w:rPr>
      <w:color w:val="605E5C"/>
      <w:shd w:val="clear" w:color="auto" w:fill="E1DFDD"/>
    </w:rPr>
  </w:style>
  <w:style w:type="paragraph" w:styleId="Revision">
    <w:name w:val="Revision"/>
    <w:hidden/>
    <w:uiPriority w:val="99"/>
    <w:semiHidden/>
    <w:rsid w:val="00142150"/>
    <w:pPr>
      <w:spacing w:after="0" w:line="240" w:lineRule="auto"/>
    </w:pPr>
    <w:rPr>
      <w:rFonts w:ascii="Times New Roman" w:eastAsia="Times New Roman" w:hAnsi="Times New Roman" w:cs="Times New Roman"/>
      <w:sz w:val="24"/>
      <w:szCs w:val="24"/>
      <w:lang w:val="en-US" w:eastAsia="vi-VN"/>
    </w:rPr>
  </w:style>
  <w:style w:type="paragraph" w:styleId="Header">
    <w:name w:val="header"/>
    <w:basedOn w:val="Normal"/>
    <w:link w:val="HeaderChar"/>
    <w:uiPriority w:val="99"/>
    <w:unhideWhenUsed/>
    <w:rsid w:val="005C0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F2C"/>
    <w:rPr>
      <w:rFonts w:ascii="Times New Roman" w:eastAsia="Times New Roman" w:hAnsi="Times New Roman" w:cs="Times New Roman"/>
      <w:sz w:val="24"/>
      <w:szCs w:val="24"/>
      <w:lang w:val="en-US" w:eastAsia="vi-VN"/>
    </w:rPr>
  </w:style>
  <w:style w:type="paragraph" w:styleId="Footer">
    <w:name w:val="footer"/>
    <w:basedOn w:val="Normal"/>
    <w:link w:val="FooterChar"/>
    <w:uiPriority w:val="99"/>
    <w:unhideWhenUsed/>
    <w:rsid w:val="005C0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F2C"/>
    <w:rPr>
      <w:rFonts w:ascii="Times New Roman" w:eastAsia="Times New Roman" w:hAnsi="Times New Roman" w:cs="Times New Roman"/>
      <w:sz w:val="24"/>
      <w:szCs w:val="24"/>
      <w:lang w:val="en-US" w:eastAsia="vi-VN"/>
    </w:rPr>
  </w:style>
  <w:style w:type="paragraph" w:styleId="TOC4">
    <w:name w:val="toc 4"/>
    <w:basedOn w:val="Normal"/>
    <w:next w:val="Normal"/>
    <w:autoRedefine/>
    <w:uiPriority w:val="39"/>
    <w:unhideWhenUsed/>
    <w:rsid w:val="00404E87"/>
    <w:pPr>
      <w:spacing w:after="100"/>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404E87"/>
    <w:pPr>
      <w:spacing w:after="100"/>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404E87"/>
    <w:pPr>
      <w:spacing w:after="100"/>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404E87"/>
    <w:pPr>
      <w:spacing w:after="100"/>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404E87"/>
    <w:pPr>
      <w:spacing w:after="100"/>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404E87"/>
    <w:pPr>
      <w:spacing w:after="100"/>
      <w:ind w:left="176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0922">
      <w:bodyDiv w:val="1"/>
      <w:marLeft w:val="0"/>
      <w:marRight w:val="0"/>
      <w:marTop w:val="0"/>
      <w:marBottom w:val="0"/>
      <w:divBdr>
        <w:top w:val="none" w:sz="0" w:space="0" w:color="auto"/>
        <w:left w:val="none" w:sz="0" w:space="0" w:color="auto"/>
        <w:bottom w:val="none" w:sz="0" w:space="0" w:color="auto"/>
        <w:right w:val="none" w:sz="0" w:space="0" w:color="auto"/>
      </w:divBdr>
      <w:divsChild>
        <w:div w:id="4868068">
          <w:marLeft w:val="-221"/>
          <w:marRight w:val="0"/>
          <w:marTop w:val="0"/>
          <w:marBottom w:val="0"/>
          <w:divBdr>
            <w:top w:val="none" w:sz="0" w:space="0" w:color="auto"/>
            <w:left w:val="none" w:sz="0" w:space="0" w:color="auto"/>
            <w:bottom w:val="none" w:sz="0" w:space="0" w:color="auto"/>
            <w:right w:val="none" w:sz="0" w:space="0" w:color="auto"/>
          </w:divBdr>
        </w:div>
        <w:div w:id="137307157">
          <w:marLeft w:val="-221"/>
          <w:marRight w:val="0"/>
          <w:marTop w:val="0"/>
          <w:marBottom w:val="0"/>
          <w:divBdr>
            <w:top w:val="none" w:sz="0" w:space="0" w:color="auto"/>
            <w:left w:val="none" w:sz="0" w:space="0" w:color="auto"/>
            <w:bottom w:val="none" w:sz="0" w:space="0" w:color="auto"/>
            <w:right w:val="none" w:sz="0" w:space="0" w:color="auto"/>
          </w:divBdr>
        </w:div>
        <w:div w:id="164787430">
          <w:marLeft w:val="-221"/>
          <w:marRight w:val="0"/>
          <w:marTop w:val="0"/>
          <w:marBottom w:val="0"/>
          <w:divBdr>
            <w:top w:val="none" w:sz="0" w:space="0" w:color="auto"/>
            <w:left w:val="none" w:sz="0" w:space="0" w:color="auto"/>
            <w:bottom w:val="none" w:sz="0" w:space="0" w:color="auto"/>
            <w:right w:val="none" w:sz="0" w:space="0" w:color="auto"/>
          </w:divBdr>
        </w:div>
        <w:div w:id="299656082">
          <w:marLeft w:val="-221"/>
          <w:marRight w:val="0"/>
          <w:marTop w:val="0"/>
          <w:marBottom w:val="0"/>
          <w:divBdr>
            <w:top w:val="none" w:sz="0" w:space="0" w:color="auto"/>
            <w:left w:val="none" w:sz="0" w:space="0" w:color="auto"/>
            <w:bottom w:val="none" w:sz="0" w:space="0" w:color="auto"/>
            <w:right w:val="none" w:sz="0" w:space="0" w:color="auto"/>
          </w:divBdr>
        </w:div>
        <w:div w:id="404839166">
          <w:marLeft w:val="-221"/>
          <w:marRight w:val="0"/>
          <w:marTop w:val="0"/>
          <w:marBottom w:val="0"/>
          <w:divBdr>
            <w:top w:val="none" w:sz="0" w:space="0" w:color="auto"/>
            <w:left w:val="none" w:sz="0" w:space="0" w:color="auto"/>
            <w:bottom w:val="none" w:sz="0" w:space="0" w:color="auto"/>
            <w:right w:val="none" w:sz="0" w:space="0" w:color="auto"/>
          </w:divBdr>
        </w:div>
        <w:div w:id="534199150">
          <w:marLeft w:val="-221"/>
          <w:marRight w:val="0"/>
          <w:marTop w:val="0"/>
          <w:marBottom w:val="0"/>
          <w:divBdr>
            <w:top w:val="none" w:sz="0" w:space="0" w:color="auto"/>
            <w:left w:val="none" w:sz="0" w:space="0" w:color="auto"/>
            <w:bottom w:val="none" w:sz="0" w:space="0" w:color="auto"/>
            <w:right w:val="none" w:sz="0" w:space="0" w:color="auto"/>
          </w:divBdr>
        </w:div>
        <w:div w:id="546648774">
          <w:marLeft w:val="-221"/>
          <w:marRight w:val="0"/>
          <w:marTop w:val="0"/>
          <w:marBottom w:val="0"/>
          <w:divBdr>
            <w:top w:val="none" w:sz="0" w:space="0" w:color="auto"/>
            <w:left w:val="none" w:sz="0" w:space="0" w:color="auto"/>
            <w:bottom w:val="none" w:sz="0" w:space="0" w:color="auto"/>
            <w:right w:val="none" w:sz="0" w:space="0" w:color="auto"/>
          </w:divBdr>
        </w:div>
        <w:div w:id="695038224">
          <w:marLeft w:val="-221"/>
          <w:marRight w:val="0"/>
          <w:marTop w:val="0"/>
          <w:marBottom w:val="0"/>
          <w:divBdr>
            <w:top w:val="none" w:sz="0" w:space="0" w:color="auto"/>
            <w:left w:val="none" w:sz="0" w:space="0" w:color="auto"/>
            <w:bottom w:val="none" w:sz="0" w:space="0" w:color="auto"/>
            <w:right w:val="none" w:sz="0" w:space="0" w:color="auto"/>
          </w:divBdr>
        </w:div>
        <w:div w:id="949891797">
          <w:marLeft w:val="-221"/>
          <w:marRight w:val="0"/>
          <w:marTop w:val="0"/>
          <w:marBottom w:val="0"/>
          <w:divBdr>
            <w:top w:val="none" w:sz="0" w:space="0" w:color="auto"/>
            <w:left w:val="none" w:sz="0" w:space="0" w:color="auto"/>
            <w:bottom w:val="none" w:sz="0" w:space="0" w:color="auto"/>
            <w:right w:val="none" w:sz="0" w:space="0" w:color="auto"/>
          </w:divBdr>
        </w:div>
        <w:div w:id="1080370685">
          <w:marLeft w:val="-221"/>
          <w:marRight w:val="0"/>
          <w:marTop w:val="0"/>
          <w:marBottom w:val="0"/>
          <w:divBdr>
            <w:top w:val="none" w:sz="0" w:space="0" w:color="auto"/>
            <w:left w:val="none" w:sz="0" w:space="0" w:color="auto"/>
            <w:bottom w:val="none" w:sz="0" w:space="0" w:color="auto"/>
            <w:right w:val="none" w:sz="0" w:space="0" w:color="auto"/>
          </w:divBdr>
        </w:div>
        <w:div w:id="1087652282">
          <w:marLeft w:val="-221"/>
          <w:marRight w:val="0"/>
          <w:marTop w:val="0"/>
          <w:marBottom w:val="0"/>
          <w:divBdr>
            <w:top w:val="none" w:sz="0" w:space="0" w:color="auto"/>
            <w:left w:val="none" w:sz="0" w:space="0" w:color="auto"/>
            <w:bottom w:val="none" w:sz="0" w:space="0" w:color="auto"/>
            <w:right w:val="none" w:sz="0" w:space="0" w:color="auto"/>
          </w:divBdr>
        </w:div>
        <w:div w:id="1352343611">
          <w:marLeft w:val="-221"/>
          <w:marRight w:val="0"/>
          <w:marTop w:val="0"/>
          <w:marBottom w:val="0"/>
          <w:divBdr>
            <w:top w:val="none" w:sz="0" w:space="0" w:color="auto"/>
            <w:left w:val="none" w:sz="0" w:space="0" w:color="auto"/>
            <w:bottom w:val="none" w:sz="0" w:space="0" w:color="auto"/>
            <w:right w:val="none" w:sz="0" w:space="0" w:color="auto"/>
          </w:divBdr>
        </w:div>
        <w:div w:id="1354646980">
          <w:marLeft w:val="-221"/>
          <w:marRight w:val="0"/>
          <w:marTop w:val="0"/>
          <w:marBottom w:val="0"/>
          <w:divBdr>
            <w:top w:val="none" w:sz="0" w:space="0" w:color="auto"/>
            <w:left w:val="none" w:sz="0" w:space="0" w:color="auto"/>
            <w:bottom w:val="none" w:sz="0" w:space="0" w:color="auto"/>
            <w:right w:val="none" w:sz="0" w:space="0" w:color="auto"/>
          </w:divBdr>
        </w:div>
        <w:div w:id="1767534405">
          <w:marLeft w:val="-221"/>
          <w:marRight w:val="0"/>
          <w:marTop w:val="0"/>
          <w:marBottom w:val="0"/>
          <w:divBdr>
            <w:top w:val="none" w:sz="0" w:space="0" w:color="auto"/>
            <w:left w:val="none" w:sz="0" w:space="0" w:color="auto"/>
            <w:bottom w:val="none" w:sz="0" w:space="0" w:color="auto"/>
            <w:right w:val="none" w:sz="0" w:space="0" w:color="auto"/>
          </w:divBdr>
        </w:div>
        <w:div w:id="1930963163">
          <w:marLeft w:val="-221"/>
          <w:marRight w:val="0"/>
          <w:marTop w:val="0"/>
          <w:marBottom w:val="0"/>
          <w:divBdr>
            <w:top w:val="none" w:sz="0" w:space="0" w:color="auto"/>
            <w:left w:val="none" w:sz="0" w:space="0" w:color="auto"/>
            <w:bottom w:val="none" w:sz="0" w:space="0" w:color="auto"/>
            <w:right w:val="none" w:sz="0" w:space="0" w:color="auto"/>
          </w:divBdr>
        </w:div>
      </w:divsChild>
    </w:div>
    <w:div w:id="41728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veloper.android.com/"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youtube.com/watch?v=bsXaM4G4D_w&amp;list=PLwQLA73lSe1RfjMzbRLoIkcIJBu25FnVJ"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youtube.com/playlist?list=PLzrVYRai0riTMwAVJxP2hk9VTMK4yKEk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viblo.asia/p/sqlite-la-gi-E375zVVR5GW"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eveloper.mozilla.org/en-US/docs/Glossary/MVC"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6DE8A98539B4144A97A705AB0C1AF624" ma:contentTypeVersion="7" ma:contentTypeDescription="Tạo tài liệu mới." ma:contentTypeScope="" ma:versionID="bc2d206cd170735dced5651c47e3b88d">
  <xsd:schema xmlns:xsd="http://www.w3.org/2001/XMLSchema" xmlns:xs="http://www.w3.org/2001/XMLSchema" xmlns:p="http://schemas.microsoft.com/office/2006/metadata/properties" xmlns:ns3="c5edaca9-2ffd-4286-950f-2a4d8a80ee42" xmlns:ns4="44bb6b4a-7fe9-4f6c-a481-178dfc1c37c6" targetNamespace="http://schemas.microsoft.com/office/2006/metadata/properties" ma:root="true" ma:fieldsID="8bd14a8ae79f5713842469a3ea19d5cc" ns3:_="" ns4:_="">
    <xsd:import namespace="c5edaca9-2ffd-4286-950f-2a4d8a80ee42"/>
    <xsd:import namespace="44bb6b4a-7fe9-4f6c-a481-178dfc1c37c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edaca9-2ffd-4286-950f-2a4d8a80e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bb6b4a-7fe9-4f6c-a481-178dfc1c37c6"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A7899-6FB0-4A4E-AD5B-8158037F9701}">
  <ds:schemaRefs>
    <ds:schemaRef ds:uri="http://schemas.microsoft.com/sharepoint/v3/contenttype/forms"/>
  </ds:schemaRefs>
</ds:datastoreItem>
</file>

<file path=customXml/itemProps2.xml><?xml version="1.0" encoding="utf-8"?>
<ds:datastoreItem xmlns:ds="http://schemas.openxmlformats.org/officeDocument/2006/customXml" ds:itemID="{EBEA8644-C14A-4325-84C0-2AA8A0CF58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826D187-B053-45C9-B881-E6CD8D49B7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edaca9-2ffd-4286-950f-2a4d8a80ee42"/>
    <ds:schemaRef ds:uri="44bb6b4a-7fe9-4f6c-a481-178dfc1c37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AB4A54-C04A-49FE-974E-240E0C707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59</Pages>
  <Words>9019</Words>
  <Characters>51410</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60309</CharactersWithSpaces>
  <SharedDoc>false</SharedDoc>
  <HLinks>
    <vt:vector size="546" baseType="variant">
      <vt:variant>
        <vt:i4>851984</vt:i4>
      </vt:variant>
      <vt:variant>
        <vt:i4>537</vt:i4>
      </vt:variant>
      <vt:variant>
        <vt:i4>0</vt:i4>
      </vt:variant>
      <vt:variant>
        <vt:i4>5</vt:i4>
      </vt:variant>
      <vt:variant>
        <vt:lpwstr>https://www.youtube.com/playlist?list=PLzrVYRai0riTMwAVJxP2hk9VTMK4yKEkC</vt:lpwstr>
      </vt:variant>
      <vt:variant>
        <vt:lpwstr/>
      </vt:variant>
      <vt:variant>
        <vt:i4>5242893</vt:i4>
      </vt:variant>
      <vt:variant>
        <vt:i4>534</vt:i4>
      </vt:variant>
      <vt:variant>
        <vt:i4>0</vt:i4>
      </vt:variant>
      <vt:variant>
        <vt:i4>5</vt:i4>
      </vt:variant>
      <vt:variant>
        <vt:lpwstr>https://viblo.asia/p/sqlite-la-gi-E375zVVR5GW</vt:lpwstr>
      </vt:variant>
      <vt:variant>
        <vt:lpwstr/>
      </vt:variant>
      <vt:variant>
        <vt:i4>3014716</vt:i4>
      </vt:variant>
      <vt:variant>
        <vt:i4>531</vt:i4>
      </vt:variant>
      <vt:variant>
        <vt:i4>0</vt:i4>
      </vt:variant>
      <vt:variant>
        <vt:i4>5</vt:i4>
      </vt:variant>
      <vt:variant>
        <vt:lpwstr>https://developer.android.com/</vt:lpwstr>
      </vt:variant>
      <vt:variant>
        <vt:lpwstr/>
      </vt:variant>
      <vt:variant>
        <vt:i4>1441842</vt:i4>
      </vt:variant>
      <vt:variant>
        <vt:i4>524</vt:i4>
      </vt:variant>
      <vt:variant>
        <vt:i4>0</vt:i4>
      </vt:variant>
      <vt:variant>
        <vt:i4>5</vt:i4>
      </vt:variant>
      <vt:variant>
        <vt:lpwstr/>
      </vt:variant>
      <vt:variant>
        <vt:lpwstr>_Toc106013426</vt:lpwstr>
      </vt:variant>
      <vt:variant>
        <vt:i4>1441842</vt:i4>
      </vt:variant>
      <vt:variant>
        <vt:i4>518</vt:i4>
      </vt:variant>
      <vt:variant>
        <vt:i4>0</vt:i4>
      </vt:variant>
      <vt:variant>
        <vt:i4>5</vt:i4>
      </vt:variant>
      <vt:variant>
        <vt:lpwstr/>
      </vt:variant>
      <vt:variant>
        <vt:lpwstr>_Toc106013425</vt:lpwstr>
      </vt:variant>
      <vt:variant>
        <vt:i4>1441842</vt:i4>
      </vt:variant>
      <vt:variant>
        <vt:i4>512</vt:i4>
      </vt:variant>
      <vt:variant>
        <vt:i4>0</vt:i4>
      </vt:variant>
      <vt:variant>
        <vt:i4>5</vt:i4>
      </vt:variant>
      <vt:variant>
        <vt:lpwstr/>
      </vt:variant>
      <vt:variant>
        <vt:lpwstr>_Toc106013424</vt:lpwstr>
      </vt:variant>
      <vt:variant>
        <vt:i4>1441842</vt:i4>
      </vt:variant>
      <vt:variant>
        <vt:i4>506</vt:i4>
      </vt:variant>
      <vt:variant>
        <vt:i4>0</vt:i4>
      </vt:variant>
      <vt:variant>
        <vt:i4>5</vt:i4>
      </vt:variant>
      <vt:variant>
        <vt:lpwstr/>
      </vt:variant>
      <vt:variant>
        <vt:lpwstr>_Toc106013423</vt:lpwstr>
      </vt:variant>
      <vt:variant>
        <vt:i4>1441842</vt:i4>
      </vt:variant>
      <vt:variant>
        <vt:i4>500</vt:i4>
      </vt:variant>
      <vt:variant>
        <vt:i4>0</vt:i4>
      </vt:variant>
      <vt:variant>
        <vt:i4>5</vt:i4>
      </vt:variant>
      <vt:variant>
        <vt:lpwstr/>
      </vt:variant>
      <vt:variant>
        <vt:lpwstr>_Toc106013422</vt:lpwstr>
      </vt:variant>
      <vt:variant>
        <vt:i4>1441842</vt:i4>
      </vt:variant>
      <vt:variant>
        <vt:i4>494</vt:i4>
      </vt:variant>
      <vt:variant>
        <vt:i4>0</vt:i4>
      </vt:variant>
      <vt:variant>
        <vt:i4>5</vt:i4>
      </vt:variant>
      <vt:variant>
        <vt:lpwstr/>
      </vt:variant>
      <vt:variant>
        <vt:lpwstr>_Toc106013421</vt:lpwstr>
      </vt:variant>
      <vt:variant>
        <vt:i4>1441842</vt:i4>
      </vt:variant>
      <vt:variant>
        <vt:i4>488</vt:i4>
      </vt:variant>
      <vt:variant>
        <vt:i4>0</vt:i4>
      </vt:variant>
      <vt:variant>
        <vt:i4>5</vt:i4>
      </vt:variant>
      <vt:variant>
        <vt:lpwstr/>
      </vt:variant>
      <vt:variant>
        <vt:lpwstr>_Toc106013420</vt:lpwstr>
      </vt:variant>
      <vt:variant>
        <vt:i4>1376306</vt:i4>
      </vt:variant>
      <vt:variant>
        <vt:i4>482</vt:i4>
      </vt:variant>
      <vt:variant>
        <vt:i4>0</vt:i4>
      </vt:variant>
      <vt:variant>
        <vt:i4>5</vt:i4>
      </vt:variant>
      <vt:variant>
        <vt:lpwstr/>
      </vt:variant>
      <vt:variant>
        <vt:lpwstr>_Toc106013419</vt:lpwstr>
      </vt:variant>
      <vt:variant>
        <vt:i4>1376306</vt:i4>
      </vt:variant>
      <vt:variant>
        <vt:i4>476</vt:i4>
      </vt:variant>
      <vt:variant>
        <vt:i4>0</vt:i4>
      </vt:variant>
      <vt:variant>
        <vt:i4>5</vt:i4>
      </vt:variant>
      <vt:variant>
        <vt:lpwstr/>
      </vt:variant>
      <vt:variant>
        <vt:lpwstr>_Toc106013418</vt:lpwstr>
      </vt:variant>
      <vt:variant>
        <vt:i4>1376306</vt:i4>
      </vt:variant>
      <vt:variant>
        <vt:i4>470</vt:i4>
      </vt:variant>
      <vt:variant>
        <vt:i4>0</vt:i4>
      </vt:variant>
      <vt:variant>
        <vt:i4>5</vt:i4>
      </vt:variant>
      <vt:variant>
        <vt:lpwstr/>
      </vt:variant>
      <vt:variant>
        <vt:lpwstr>_Toc106013417</vt:lpwstr>
      </vt:variant>
      <vt:variant>
        <vt:i4>1376306</vt:i4>
      </vt:variant>
      <vt:variant>
        <vt:i4>464</vt:i4>
      </vt:variant>
      <vt:variant>
        <vt:i4>0</vt:i4>
      </vt:variant>
      <vt:variant>
        <vt:i4>5</vt:i4>
      </vt:variant>
      <vt:variant>
        <vt:lpwstr/>
      </vt:variant>
      <vt:variant>
        <vt:lpwstr>_Toc106013416</vt:lpwstr>
      </vt:variant>
      <vt:variant>
        <vt:i4>1376306</vt:i4>
      </vt:variant>
      <vt:variant>
        <vt:i4>458</vt:i4>
      </vt:variant>
      <vt:variant>
        <vt:i4>0</vt:i4>
      </vt:variant>
      <vt:variant>
        <vt:i4>5</vt:i4>
      </vt:variant>
      <vt:variant>
        <vt:lpwstr/>
      </vt:variant>
      <vt:variant>
        <vt:lpwstr>_Toc106013415</vt:lpwstr>
      </vt:variant>
      <vt:variant>
        <vt:i4>1376306</vt:i4>
      </vt:variant>
      <vt:variant>
        <vt:i4>452</vt:i4>
      </vt:variant>
      <vt:variant>
        <vt:i4>0</vt:i4>
      </vt:variant>
      <vt:variant>
        <vt:i4>5</vt:i4>
      </vt:variant>
      <vt:variant>
        <vt:lpwstr/>
      </vt:variant>
      <vt:variant>
        <vt:lpwstr>_Toc106013414</vt:lpwstr>
      </vt:variant>
      <vt:variant>
        <vt:i4>1376306</vt:i4>
      </vt:variant>
      <vt:variant>
        <vt:i4>446</vt:i4>
      </vt:variant>
      <vt:variant>
        <vt:i4>0</vt:i4>
      </vt:variant>
      <vt:variant>
        <vt:i4>5</vt:i4>
      </vt:variant>
      <vt:variant>
        <vt:lpwstr/>
      </vt:variant>
      <vt:variant>
        <vt:lpwstr>_Toc106013413</vt:lpwstr>
      </vt:variant>
      <vt:variant>
        <vt:i4>1376306</vt:i4>
      </vt:variant>
      <vt:variant>
        <vt:i4>440</vt:i4>
      </vt:variant>
      <vt:variant>
        <vt:i4>0</vt:i4>
      </vt:variant>
      <vt:variant>
        <vt:i4>5</vt:i4>
      </vt:variant>
      <vt:variant>
        <vt:lpwstr/>
      </vt:variant>
      <vt:variant>
        <vt:lpwstr>_Toc106013412</vt:lpwstr>
      </vt:variant>
      <vt:variant>
        <vt:i4>1376306</vt:i4>
      </vt:variant>
      <vt:variant>
        <vt:i4>434</vt:i4>
      </vt:variant>
      <vt:variant>
        <vt:i4>0</vt:i4>
      </vt:variant>
      <vt:variant>
        <vt:i4>5</vt:i4>
      </vt:variant>
      <vt:variant>
        <vt:lpwstr/>
      </vt:variant>
      <vt:variant>
        <vt:lpwstr>_Toc106013411</vt:lpwstr>
      </vt:variant>
      <vt:variant>
        <vt:i4>1376306</vt:i4>
      </vt:variant>
      <vt:variant>
        <vt:i4>428</vt:i4>
      </vt:variant>
      <vt:variant>
        <vt:i4>0</vt:i4>
      </vt:variant>
      <vt:variant>
        <vt:i4>5</vt:i4>
      </vt:variant>
      <vt:variant>
        <vt:lpwstr/>
      </vt:variant>
      <vt:variant>
        <vt:lpwstr>_Toc106013410</vt:lpwstr>
      </vt:variant>
      <vt:variant>
        <vt:i4>1310770</vt:i4>
      </vt:variant>
      <vt:variant>
        <vt:i4>422</vt:i4>
      </vt:variant>
      <vt:variant>
        <vt:i4>0</vt:i4>
      </vt:variant>
      <vt:variant>
        <vt:i4>5</vt:i4>
      </vt:variant>
      <vt:variant>
        <vt:lpwstr/>
      </vt:variant>
      <vt:variant>
        <vt:lpwstr>_Toc106013409</vt:lpwstr>
      </vt:variant>
      <vt:variant>
        <vt:i4>1310770</vt:i4>
      </vt:variant>
      <vt:variant>
        <vt:i4>416</vt:i4>
      </vt:variant>
      <vt:variant>
        <vt:i4>0</vt:i4>
      </vt:variant>
      <vt:variant>
        <vt:i4>5</vt:i4>
      </vt:variant>
      <vt:variant>
        <vt:lpwstr/>
      </vt:variant>
      <vt:variant>
        <vt:lpwstr>_Toc106013408</vt:lpwstr>
      </vt:variant>
      <vt:variant>
        <vt:i4>1310770</vt:i4>
      </vt:variant>
      <vt:variant>
        <vt:i4>410</vt:i4>
      </vt:variant>
      <vt:variant>
        <vt:i4>0</vt:i4>
      </vt:variant>
      <vt:variant>
        <vt:i4>5</vt:i4>
      </vt:variant>
      <vt:variant>
        <vt:lpwstr/>
      </vt:variant>
      <vt:variant>
        <vt:lpwstr>_Toc106013407</vt:lpwstr>
      </vt:variant>
      <vt:variant>
        <vt:i4>1310770</vt:i4>
      </vt:variant>
      <vt:variant>
        <vt:i4>404</vt:i4>
      </vt:variant>
      <vt:variant>
        <vt:i4>0</vt:i4>
      </vt:variant>
      <vt:variant>
        <vt:i4>5</vt:i4>
      </vt:variant>
      <vt:variant>
        <vt:lpwstr/>
      </vt:variant>
      <vt:variant>
        <vt:lpwstr>_Toc106013406</vt:lpwstr>
      </vt:variant>
      <vt:variant>
        <vt:i4>1310770</vt:i4>
      </vt:variant>
      <vt:variant>
        <vt:i4>398</vt:i4>
      </vt:variant>
      <vt:variant>
        <vt:i4>0</vt:i4>
      </vt:variant>
      <vt:variant>
        <vt:i4>5</vt:i4>
      </vt:variant>
      <vt:variant>
        <vt:lpwstr/>
      </vt:variant>
      <vt:variant>
        <vt:lpwstr>_Toc106013405</vt:lpwstr>
      </vt:variant>
      <vt:variant>
        <vt:i4>1310770</vt:i4>
      </vt:variant>
      <vt:variant>
        <vt:i4>392</vt:i4>
      </vt:variant>
      <vt:variant>
        <vt:i4>0</vt:i4>
      </vt:variant>
      <vt:variant>
        <vt:i4>5</vt:i4>
      </vt:variant>
      <vt:variant>
        <vt:lpwstr/>
      </vt:variant>
      <vt:variant>
        <vt:lpwstr>_Toc106013404</vt:lpwstr>
      </vt:variant>
      <vt:variant>
        <vt:i4>1310770</vt:i4>
      </vt:variant>
      <vt:variant>
        <vt:i4>386</vt:i4>
      </vt:variant>
      <vt:variant>
        <vt:i4>0</vt:i4>
      </vt:variant>
      <vt:variant>
        <vt:i4>5</vt:i4>
      </vt:variant>
      <vt:variant>
        <vt:lpwstr/>
      </vt:variant>
      <vt:variant>
        <vt:lpwstr>_Toc106013403</vt:lpwstr>
      </vt:variant>
      <vt:variant>
        <vt:i4>1310770</vt:i4>
      </vt:variant>
      <vt:variant>
        <vt:i4>380</vt:i4>
      </vt:variant>
      <vt:variant>
        <vt:i4>0</vt:i4>
      </vt:variant>
      <vt:variant>
        <vt:i4>5</vt:i4>
      </vt:variant>
      <vt:variant>
        <vt:lpwstr/>
      </vt:variant>
      <vt:variant>
        <vt:lpwstr>_Toc106013402</vt:lpwstr>
      </vt:variant>
      <vt:variant>
        <vt:i4>1310770</vt:i4>
      </vt:variant>
      <vt:variant>
        <vt:i4>374</vt:i4>
      </vt:variant>
      <vt:variant>
        <vt:i4>0</vt:i4>
      </vt:variant>
      <vt:variant>
        <vt:i4>5</vt:i4>
      </vt:variant>
      <vt:variant>
        <vt:lpwstr/>
      </vt:variant>
      <vt:variant>
        <vt:lpwstr>_Toc106013401</vt:lpwstr>
      </vt:variant>
      <vt:variant>
        <vt:i4>1310770</vt:i4>
      </vt:variant>
      <vt:variant>
        <vt:i4>368</vt:i4>
      </vt:variant>
      <vt:variant>
        <vt:i4>0</vt:i4>
      </vt:variant>
      <vt:variant>
        <vt:i4>5</vt:i4>
      </vt:variant>
      <vt:variant>
        <vt:lpwstr/>
      </vt:variant>
      <vt:variant>
        <vt:lpwstr>_Toc106013400</vt:lpwstr>
      </vt:variant>
      <vt:variant>
        <vt:i4>1900597</vt:i4>
      </vt:variant>
      <vt:variant>
        <vt:i4>362</vt:i4>
      </vt:variant>
      <vt:variant>
        <vt:i4>0</vt:i4>
      </vt:variant>
      <vt:variant>
        <vt:i4>5</vt:i4>
      </vt:variant>
      <vt:variant>
        <vt:lpwstr/>
      </vt:variant>
      <vt:variant>
        <vt:lpwstr>_Toc106013399</vt:lpwstr>
      </vt:variant>
      <vt:variant>
        <vt:i4>1900597</vt:i4>
      </vt:variant>
      <vt:variant>
        <vt:i4>356</vt:i4>
      </vt:variant>
      <vt:variant>
        <vt:i4>0</vt:i4>
      </vt:variant>
      <vt:variant>
        <vt:i4>5</vt:i4>
      </vt:variant>
      <vt:variant>
        <vt:lpwstr/>
      </vt:variant>
      <vt:variant>
        <vt:lpwstr>_Toc106013398</vt:lpwstr>
      </vt:variant>
      <vt:variant>
        <vt:i4>1900597</vt:i4>
      </vt:variant>
      <vt:variant>
        <vt:i4>350</vt:i4>
      </vt:variant>
      <vt:variant>
        <vt:i4>0</vt:i4>
      </vt:variant>
      <vt:variant>
        <vt:i4>5</vt:i4>
      </vt:variant>
      <vt:variant>
        <vt:lpwstr/>
      </vt:variant>
      <vt:variant>
        <vt:lpwstr>_Toc106013397</vt:lpwstr>
      </vt:variant>
      <vt:variant>
        <vt:i4>1900597</vt:i4>
      </vt:variant>
      <vt:variant>
        <vt:i4>344</vt:i4>
      </vt:variant>
      <vt:variant>
        <vt:i4>0</vt:i4>
      </vt:variant>
      <vt:variant>
        <vt:i4>5</vt:i4>
      </vt:variant>
      <vt:variant>
        <vt:lpwstr/>
      </vt:variant>
      <vt:variant>
        <vt:lpwstr>_Toc106013396</vt:lpwstr>
      </vt:variant>
      <vt:variant>
        <vt:i4>1900597</vt:i4>
      </vt:variant>
      <vt:variant>
        <vt:i4>338</vt:i4>
      </vt:variant>
      <vt:variant>
        <vt:i4>0</vt:i4>
      </vt:variant>
      <vt:variant>
        <vt:i4>5</vt:i4>
      </vt:variant>
      <vt:variant>
        <vt:lpwstr/>
      </vt:variant>
      <vt:variant>
        <vt:lpwstr>_Toc106013395</vt:lpwstr>
      </vt:variant>
      <vt:variant>
        <vt:i4>1900597</vt:i4>
      </vt:variant>
      <vt:variant>
        <vt:i4>332</vt:i4>
      </vt:variant>
      <vt:variant>
        <vt:i4>0</vt:i4>
      </vt:variant>
      <vt:variant>
        <vt:i4>5</vt:i4>
      </vt:variant>
      <vt:variant>
        <vt:lpwstr/>
      </vt:variant>
      <vt:variant>
        <vt:lpwstr>_Toc106013394</vt:lpwstr>
      </vt:variant>
      <vt:variant>
        <vt:i4>1900597</vt:i4>
      </vt:variant>
      <vt:variant>
        <vt:i4>326</vt:i4>
      </vt:variant>
      <vt:variant>
        <vt:i4>0</vt:i4>
      </vt:variant>
      <vt:variant>
        <vt:i4>5</vt:i4>
      </vt:variant>
      <vt:variant>
        <vt:lpwstr/>
      </vt:variant>
      <vt:variant>
        <vt:lpwstr>_Toc106013393</vt:lpwstr>
      </vt:variant>
      <vt:variant>
        <vt:i4>1900597</vt:i4>
      </vt:variant>
      <vt:variant>
        <vt:i4>320</vt:i4>
      </vt:variant>
      <vt:variant>
        <vt:i4>0</vt:i4>
      </vt:variant>
      <vt:variant>
        <vt:i4>5</vt:i4>
      </vt:variant>
      <vt:variant>
        <vt:lpwstr/>
      </vt:variant>
      <vt:variant>
        <vt:lpwstr>_Toc106013392</vt:lpwstr>
      </vt:variant>
      <vt:variant>
        <vt:i4>1900597</vt:i4>
      </vt:variant>
      <vt:variant>
        <vt:i4>314</vt:i4>
      </vt:variant>
      <vt:variant>
        <vt:i4>0</vt:i4>
      </vt:variant>
      <vt:variant>
        <vt:i4>5</vt:i4>
      </vt:variant>
      <vt:variant>
        <vt:lpwstr/>
      </vt:variant>
      <vt:variant>
        <vt:lpwstr>_Toc106013391</vt:lpwstr>
      </vt:variant>
      <vt:variant>
        <vt:i4>1900597</vt:i4>
      </vt:variant>
      <vt:variant>
        <vt:i4>308</vt:i4>
      </vt:variant>
      <vt:variant>
        <vt:i4>0</vt:i4>
      </vt:variant>
      <vt:variant>
        <vt:i4>5</vt:i4>
      </vt:variant>
      <vt:variant>
        <vt:lpwstr/>
      </vt:variant>
      <vt:variant>
        <vt:lpwstr>_Toc106013390</vt:lpwstr>
      </vt:variant>
      <vt:variant>
        <vt:i4>1835061</vt:i4>
      </vt:variant>
      <vt:variant>
        <vt:i4>302</vt:i4>
      </vt:variant>
      <vt:variant>
        <vt:i4>0</vt:i4>
      </vt:variant>
      <vt:variant>
        <vt:i4>5</vt:i4>
      </vt:variant>
      <vt:variant>
        <vt:lpwstr/>
      </vt:variant>
      <vt:variant>
        <vt:lpwstr>_Toc106013389</vt:lpwstr>
      </vt:variant>
      <vt:variant>
        <vt:i4>1835061</vt:i4>
      </vt:variant>
      <vt:variant>
        <vt:i4>296</vt:i4>
      </vt:variant>
      <vt:variant>
        <vt:i4>0</vt:i4>
      </vt:variant>
      <vt:variant>
        <vt:i4>5</vt:i4>
      </vt:variant>
      <vt:variant>
        <vt:lpwstr/>
      </vt:variant>
      <vt:variant>
        <vt:lpwstr>_Toc106013388</vt:lpwstr>
      </vt:variant>
      <vt:variant>
        <vt:i4>1835061</vt:i4>
      </vt:variant>
      <vt:variant>
        <vt:i4>290</vt:i4>
      </vt:variant>
      <vt:variant>
        <vt:i4>0</vt:i4>
      </vt:variant>
      <vt:variant>
        <vt:i4>5</vt:i4>
      </vt:variant>
      <vt:variant>
        <vt:lpwstr/>
      </vt:variant>
      <vt:variant>
        <vt:lpwstr>_Toc106013387</vt:lpwstr>
      </vt:variant>
      <vt:variant>
        <vt:i4>1835061</vt:i4>
      </vt:variant>
      <vt:variant>
        <vt:i4>284</vt:i4>
      </vt:variant>
      <vt:variant>
        <vt:i4>0</vt:i4>
      </vt:variant>
      <vt:variant>
        <vt:i4>5</vt:i4>
      </vt:variant>
      <vt:variant>
        <vt:lpwstr/>
      </vt:variant>
      <vt:variant>
        <vt:lpwstr>_Toc106013386</vt:lpwstr>
      </vt:variant>
      <vt:variant>
        <vt:i4>1835061</vt:i4>
      </vt:variant>
      <vt:variant>
        <vt:i4>278</vt:i4>
      </vt:variant>
      <vt:variant>
        <vt:i4>0</vt:i4>
      </vt:variant>
      <vt:variant>
        <vt:i4>5</vt:i4>
      </vt:variant>
      <vt:variant>
        <vt:lpwstr/>
      </vt:variant>
      <vt:variant>
        <vt:lpwstr>_Toc106013385</vt:lpwstr>
      </vt:variant>
      <vt:variant>
        <vt:i4>1835061</vt:i4>
      </vt:variant>
      <vt:variant>
        <vt:i4>272</vt:i4>
      </vt:variant>
      <vt:variant>
        <vt:i4>0</vt:i4>
      </vt:variant>
      <vt:variant>
        <vt:i4>5</vt:i4>
      </vt:variant>
      <vt:variant>
        <vt:lpwstr/>
      </vt:variant>
      <vt:variant>
        <vt:lpwstr>_Toc106013384</vt:lpwstr>
      </vt:variant>
      <vt:variant>
        <vt:i4>1835061</vt:i4>
      </vt:variant>
      <vt:variant>
        <vt:i4>266</vt:i4>
      </vt:variant>
      <vt:variant>
        <vt:i4>0</vt:i4>
      </vt:variant>
      <vt:variant>
        <vt:i4>5</vt:i4>
      </vt:variant>
      <vt:variant>
        <vt:lpwstr/>
      </vt:variant>
      <vt:variant>
        <vt:lpwstr>_Toc106013383</vt:lpwstr>
      </vt:variant>
      <vt:variant>
        <vt:i4>1835061</vt:i4>
      </vt:variant>
      <vt:variant>
        <vt:i4>260</vt:i4>
      </vt:variant>
      <vt:variant>
        <vt:i4>0</vt:i4>
      </vt:variant>
      <vt:variant>
        <vt:i4>5</vt:i4>
      </vt:variant>
      <vt:variant>
        <vt:lpwstr/>
      </vt:variant>
      <vt:variant>
        <vt:lpwstr>_Toc106013382</vt:lpwstr>
      </vt:variant>
      <vt:variant>
        <vt:i4>1835061</vt:i4>
      </vt:variant>
      <vt:variant>
        <vt:i4>254</vt:i4>
      </vt:variant>
      <vt:variant>
        <vt:i4>0</vt:i4>
      </vt:variant>
      <vt:variant>
        <vt:i4>5</vt:i4>
      </vt:variant>
      <vt:variant>
        <vt:lpwstr/>
      </vt:variant>
      <vt:variant>
        <vt:lpwstr>_Toc106013381</vt:lpwstr>
      </vt:variant>
      <vt:variant>
        <vt:i4>1835061</vt:i4>
      </vt:variant>
      <vt:variant>
        <vt:i4>248</vt:i4>
      </vt:variant>
      <vt:variant>
        <vt:i4>0</vt:i4>
      </vt:variant>
      <vt:variant>
        <vt:i4>5</vt:i4>
      </vt:variant>
      <vt:variant>
        <vt:lpwstr/>
      </vt:variant>
      <vt:variant>
        <vt:lpwstr>_Toc106013380</vt:lpwstr>
      </vt:variant>
      <vt:variant>
        <vt:i4>1245237</vt:i4>
      </vt:variant>
      <vt:variant>
        <vt:i4>242</vt:i4>
      </vt:variant>
      <vt:variant>
        <vt:i4>0</vt:i4>
      </vt:variant>
      <vt:variant>
        <vt:i4>5</vt:i4>
      </vt:variant>
      <vt:variant>
        <vt:lpwstr/>
      </vt:variant>
      <vt:variant>
        <vt:lpwstr>_Toc106013379</vt:lpwstr>
      </vt:variant>
      <vt:variant>
        <vt:i4>1245237</vt:i4>
      </vt:variant>
      <vt:variant>
        <vt:i4>236</vt:i4>
      </vt:variant>
      <vt:variant>
        <vt:i4>0</vt:i4>
      </vt:variant>
      <vt:variant>
        <vt:i4>5</vt:i4>
      </vt:variant>
      <vt:variant>
        <vt:lpwstr/>
      </vt:variant>
      <vt:variant>
        <vt:lpwstr>_Toc106013378</vt:lpwstr>
      </vt:variant>
      <vt:variant>
        <vt:i4>1245237</vt:i4>
      </vt:variant>
      <vt:variant>
        <vt:i4>230</vt:i4>
      </vt:variant>
      <vt:variant>
        <vt:i4>0</vt:i4>
      </vt:variant>
      <vt:variant>
        <vt:i4>5</vt:i4>
      </vt:variant>
      <vt:variant>
        <vt:lpwstr/>
      </vt:variant>
      <vt:variant>
        <vt:lpwstr>_Toc106013377</vt:lpwstr>
      </vt:variant>
      <vt:variant>
        <vt:i4>1245237</vt:i4>
      </vt:variant>
      <vt:variant>
        <vt:i4>224</vt:i4>
      </vt:variant>
      <vt:variant>
        <vt:i4>0</vt:i4>
      </vt:variant>
      <vt:variant>
        <vt:i4>5</vt:i4>
      </vt:variant>
      <vt:variant>
        <vt:lpwstr/>
      </vt:variant>
      <vt:variant>
        <vt:lpwstr>_Toc106013376</vt:lpwstr>
      </vt:variant>
      <vt:variant>
        <vt:i4>1245237</vt:i4>
      </vt:variant>
      <vt:variant>
        <vt:i4>218</vt:i4>
      </vt:variant>
      <vt:variant>
        <vt:i4>0</vt:i4>
      </vt:variant>
      <vt:variant>
        <vt:i4>5</vt:i4>
      </vt:variant>
      <vt:variant>
        <vt:lpwstr/>
      </vt:variant>
      <vt:variant>
        <vt:lpwstr>_Toc106013375</vt:lpwstr>
      </vt:variant>
      <vt:variant>
        <vt:i4>1245237</vt:i4>
      </vt:variant>
      <vt:variant>
        <vt:i4>212</vt:i4>
      </vt:variant>
      <vt:variant>
        <vt:i4>0</vt:i4>
      </vt:variant>
      <vt:variant>
        <vt:i4>5</vt:i4>
      </vt:variant>
      <vt:variant>
        <vt:lpwstr/>
      </vt:variant>
      <vt:variant>
        <vt:lpwstr>_Toc106013374</vt:lpwstr>
      </vt:variant>
      <vt:variant>
        <vt:i4>1245237</vt:i4>
      </vt:variant>
      <vt:variant>
        <vt:i4>206</vt:i4>
      </vt:variant>
      <vt:variant>
        <vt:i4>0</vt:i4>
      </vt:variant>
      <vt:variant>
        <vt:i4>5</vt:i4>
      </vt:variant>
      <vt:variant>
        <vt:lpwstr/>
      </vt:variant>
      <vt:variant>
        <vt:lpwstr>_Toc106013373</vt:lpwstr>
      </vt:variant>
      <vt:variant>
        <vt:i4>1245237</vt:i4>
      </vt:variant>
      <vt:variant>
        <vt:i4>200</vt:i4>
      </vt:variant>
      <vt:variant>
        <vt:i4>0</vt:i4>
      </vt:variant>
      <vt:variant>
        <vt:i4>5</vt:i4>
      </vt:variant>
      <vt:variant>
        <vt:lpwstr/>
      </vt:variant>
      <vt:variant>
        <vt:lpwstr>_Toc106013372</vt:lpwstr>
      </vt:variant>
      <vt:variant>
        <vt:i4>1245237</vt:i4>
      </vt:variant>
      <vt:variant>
        <vt:i4>194</vt:i4>
      </vt:variant>
      <vt:variant>
        <vt:i4>0</vt:i4>
      </vt:variant>
      <vt:variant>
        <vt:i4>5</vt:i4>
      </vt:variant>
      <vt:variant>
        <vt:lpwstr/>
      </vt:variant>
      <vt:variant>
        <vt:lpwstr>_Toc106013371</vt:lpwstr>
      </vt:variant>
      <vt:variant>
        <vt:i4>1245237</vt:i4>
      </vt:variant>
      <vt:variant>
        <vt:i4>188</vt:i4>
      </vt:variant>
      <vt:variant>
        <vt:i4>0</vt:i4>
      </vt:variant>
      <vt:variant>
        <vt:i4>5</vt:i4>
      </vt:variant>
      <vt:variant>
        <vt:lpwstr/>
      </vt:variant>
      <vt:variant>
        <vt:lpwstr>_Toc106013370</vt:lpwstr>
      </vt:variant>
      <vt:variant>
        <vt:i4>1179701</vt:i4>
      </vt:variant>
      <vt:variant>
        <vt:i4>182</vt:i4>
      </vt:variant>
      <vt:variant>
        <vt:i4>0</vt:i4>
      </vt:variant>
      <vt:variant>
        <vt:i4>5</vt:i4>
      </vt:variant>
      <vt:variant>
        <vt:lpwstr/>
      </vt:variant>
      <vt:variant>
        <vt:lpwstr>_Toc106013369</vt:lpwstr>
      </vt:variant>
      <vt:variant>
        <vt:i4>1179701</vt:i4>
      </vt:variant>
      <vt:variant>
        <vt:i4>176</vt:i4>
      </vt:variant>
      <vt:variant>
        <vt:i4>0</vt:i4>
      </vt:variant>
      <vt:variant>
        <vt:i4>5</vt:i4>
      </vt:variant>
      <vt:variant>
        <vt:lpwstr/>
      </vt:variant>
      <vt:variant>
        <vt:lpwstr>_Toc106013368</vt:lpwstr>
      </vt:variant>
      <vt:variant>
        <vt:i4>1179701</vt:i4>
      </vt:variant>
      <vt:variant>
        <vt:i4>170</vt:i4>
      </vt:variant>
      <vt:variant>
        <vt:i4>0</vt:i4>
      </vt:variant>
      <vt:variant>
        <vt:i4>5</vt:i4>
      </vt:variant>
      <vt:variant>
        <vt:lpwstr/>
      </vt:variant>
      <vt:variant>
        <vt:lpwstr>_Toc106013367</vt:lpwstr>
      </vt:variant>
      <vt:variant>
        <vt:i4>1179701</vt:i4>
      </vt:variant>
      <vt:variant>
        <vt:i4>164</vt:i4>
      </vt:variant>
      <vt:variant>
        <vt:i4>0</vt:i4>
      </vt:variant>
      <vt:variant>
        <vt:i4>5</vt:i4>
      </vt:variant>
      <vt:variant>
        <vt:lpwstr/>
      </vt:variant>
      <vt:variant>
        <vt:lpwstr>_Toc106013366</vt:lpwstr>
      </vt:variant>
      <vt:variant>
        <vt:i4>1179701</vt:i4>
      </vt:variant>
      <vt:variant>
        <vt:i4>158</vt:i4>
      </vt:variant>
      <vt:variant>
        <vt:i4>0</vt:i4>
      </vt:variant>
      <vt:variant>
        <vt:i4>5</vt:i4>
      </vt:variant>
      <vt:variant>
        <vt:lpwstr/>
      </vt:variant>
      <vt:variant>
        <vt:lpwstr>_Toc106013365</vt:lpwstr>
      </vt:variant>
      <vt:variant>
        <vt:i4>1179701</vt:i4>
      </vt:variant>
      <vt:variant>
        <vt:i4>152</vt:i4>
      </vt:variant>
      <vt:variant>
        <vt:i4>0</vt:i4>
      </vt:variant>
      <vt:variant>
        <vt:i4>5</vt:i4>
      </vt:variant>
      <vt:variant>
        <vt:lpwstr/>
      </vt:variant>
      <vt:variant>
        <vt:lpwstr>_Toc106013364</vt:lpwstr>
      </vt:variant>
      <vt:variant>
        <vt:i4>1179701</vt:i4>
      </vt:variant>
      <vt:variant>
        <vt:i4>146</vt:i4>
      </vt:variant>
      <vt:variant>
        <vt:i4>0</vt:i4>
      </vt:variant>
      <vt:variant>
        <vt:i4>5</vt:i4>
      </vt:variant>
      <vt:variant>
        <vt:lpwstr/>
      </vt:variant>
      <vt:variant>
        <vt:lpwstr>_Toc106013363</vt:lpwstr>
      </vt:variant>
      <vt:variant>
        <vt:i4>1179701</vt:i4>
      </vt:variant>
      <vt:variant>
        <vt:i4>140</vt:i4>
      </vt:variant>
      <vt:variant>
        <vt:i4>0</vt:i4>
      </vt:variant>
      <vt:variant>
        <vt:i4>5</vt:i4>
      </vt:variant>
      <vt:variant>
        <vt:lpwstr/>
      </vt:variant>
      <vt:variant>
        <vt:lpwstr>_Toc106013362</vt:lpwstr>
      </vt:variant>
      <vt:variant>
        <vt:i4>1179701</vt:i4>
      </vt:variant>
      <vt:variant>
        <vt:i4>134</vt:i4>
      </vt:variant>
      <vt:variant>
        <vt:i4>0</vt:i4>
      </vt:variant>
      <vt:variant>
        <vt:i4>5</vt:i4>
      </vt:variant>
      <vt:variant>
        <vt:lpwstr/>
      </vt:variant>
      <vt:variant>
        <vt:lpwstr>_Toc106013361</vt:lpwstr>
      </vt:variant>
      <vt:variant>
        <vt:i4>1179701</vt:i4>
      </vt:variant>
      <vt:variant>
        <vt:i4>128</vt:i4>
      </vt:variant>
      <vt:variant>
        <vt:i4>0</vt:i4>
      </vt:variant>
      <vt:variant>
        <vt:i4>5</vt:i4>
      </vt:variant>
      <vt:variant>
        <vt:lpwstr/>
      </vt:variant>
      <vt:variant>
        <vt:lpwstr>_Toc106013360</vt:lpwstr>
      </vt:variant>
      <vt:variant>
        <vt:i4>1114165</vt:i4>
      </vt:variant>
      <vt:variant>
        <vt:i4>122</vt:i4>
      </vt:variant>
      <vt:variant>
        <vt:i4>0</vt:i4>
      </vt:variant>
      <vt:variant>
        <vt:i4>5</vt:i4>
      </vt:variant>
      <vt:variant>
        <vt:lpwstr/>
      </vt:variant>
      <vt:variant>
        <vt:lpwstr>_Toc106013359</vt:lpwstr>
      </vt:variant>
      <vt:variant>
        <vt:i4>1114165</vt:i4>
      </vt:variant>
      <vt:variant>
        <vt:i4>116</vt:i4>
      </vt:variant>
      <vt:variant>
        <vt:i4>0</vt:i4>
      </vt:variant>
      <vt:variant>
        <vt:i4>5</vt:i4>
      </vt:variant>
      <vt:variant>
        <vt:lpwstr/>
      </vt:variant>
      <vt:variant>
        <vt:lpwstr>_Toc106013358</vt:lpwstr>
      </vt:variant>
      <vt:variant>
        <vt:i4>1114165</vt:i4>
      </vt:variant>
      <vt:variant>
        <vt:i4>110</vt:i4>
      </vt:variant>
      <vt:variant>
        <vt:i4>0</vt:i4>
      </vt:variant>
      <vt:variant>
        <vt:i4>5</vt:i4>
      </vt:variant>
      <vt:variant>
        <vt:lpwstr/>
      </vt:variant>
      <vt:variant>
        <vt:lpwstr>_Toc106013357</vt:lpwstr>
      </vt:variant>
      <vt:variant>
        <vt:i4>1114165</vt:i4>
      </vt:variant>
      <vt:variant>
        <vt:i4>104</vt:i4>
      </vt:variant>
      <vt:variant>
        <vt:i4>0</vt:i4>
      </vt:variant>
      <vt:variant>
        <vt:i4>5</vt:i4>
      </vt:variant>
      <vt:variant>
        <vt:lpwstr/>
      </vt:variant>
      <vt:variant>
        <vt:lpwstr>_Toc106013356</vt:lpwstr>
      </vt:variant>
      <vt:variant>
        <vt:i4>1114165</vt:i4>
      </vt:variant>
      <vt:variant>
        <vt:i4>98</vt:i4>
      </vt:variant>
      <vt:variant>
        <vt:i4>0</vt:i4>
      </vt:variant>
      <vt:variant>
        <vt:i4>5</vt:i4>
      </vt:variant>
      <vt:variant>
        <vt:lpwstr/>
      </vt:variant>
      <vt:variant>
        <vt:lpwstr>_Toc106013355</vt:lpwstr>
      </vt:variant>
      <vt:variant>
        <vt:i4>1114165</vt:i4>
      </vt:variant>
      <vt:variant>
        <vt:i4>92</vt:i4>
      </vt:variant>
      <vt:variant>
        <vt:i4>0</vt:i4>
      </vt:variant>
      <vt:variant>
        <vt:i4>5</vt:i4>
      </vt:variant>
      <vt:variant>
        <vt:lpwstr/>
      </vt:variant>
      <vt:variant>
        <vt:lpwstr>_Toc106013354</vt:lpwstr>
      </vt:variant>
      <vt:variant>
        <vt:i4>1114165</vt:i4>
      </vt:variant>
      <vt:variant>
        <vt:i4>86</vt:i4>
      </vt:variant>
      <vt:variant>
        <vt:i4>0</vt:i4>
      </vt:variant>
      <vt:variant>
        <vt:i4>5</vt:i4>
      </vt:variant>
      <vt:variant>
        <vt:lpwstr/>
      </vt:variant>
      <vt:variant>
        <vt:lpwstr>_Toc106013353</vt:lpwstr>
      </vt:variant>
      <vt:variant>
        <vt:i4>1114165</vt:i4>
      </vt:variant>
      <vt:variant>
        <vt:i4>80</vt:i4>
      </vt:variant>
      <vt:variant>
        <vt:i4>0</vt:i4>
      </vt:variant>
      <vt:variant>
        <vt:i4>5</vt:i4>
      </vt:variant>
      <vt:variant>
        <vt:lpwstr/>
      </vt:variant>
      <vt:variant>
        <vt:lpwstr>_Toc106013352</vt:lpwstr>
      </vt:variant>
      <vt:variant>
        <vt:i4>1114165</vt:i4>
      </vt:variant>
      <vt:variant>
        <vt:i4>74</vt:i4>
      </vt:variant>
      <vt:variant>
        <vt:i4>0</vt:i4>
      </vt:variant>
      <vt:variant>
        <vt:i4>5</vt:i4>
      </vt:variant>
      <vt:variant>
        <vt:lpwstr/>
      </vt:variant>
      <vt:variant>
        <vt:lpwstr>_Toc106013351</vt:lpwstr>
      </vt:variant>
      <vt:variant>
        <vt:i4>1114165</vt:i4>
      </vt:variant>
      <vt:variant>
        <vt:i4>68</vt:i4>
      </vt:variant>
      <vt:variant>
        <vt:i4>0</vt:i4>
      </vt:variant>
      <vt:variant>
        <vt:i4>5</vt:i4>
      </vt:variant>
      <vt:variant>
        <vt:lpwstr/>
      </vt:variant>
      <vt:variant>
        <vt:lpwstr>_Toc106013350</vt:lpwstr>
      </vt:variant>
      <vt:variant>
        <vt:i4>1048629</vt:i4>
      </vt:variant>
      <vt:variant>
        <vt:i4>62</vt:i4>
      </vt:variant>
      <vt:variant>
        <vt:i4>0</vt:i4>
      </vt:variant>
      <vt:variant>
        <vt:i4>5</vt:i4>
      </vt:variant>
      <vt:variant>
        <vt:lpwstr/>
      </vt:variant>
      <vt:variant>
        <vt:lpwstr>_Toc106013349</vt:lpwstr>
      </vt:variant>
      <vt:variant>
        <vt:i4>1048629</vt:i4>
      </vt:variant>
      <vt:variant>
        <vt:i4>56</vt:i4>
      </vt:variant>
      <vt:variant>
        <vt:i4>0</vt:i4>
      </vt:variant>
      <vt:variant>
        <vt:i4>5</vt:i4>
      </vt:variant>
      <vt:variant>
        <vt:lpwstr/>
      </vt:variant>
      <vt:variant>
        <vt:lpwstr>_Toc106013348</vt:lpwstr>
      </vt:variant>
      <vt:variant>
        <vt:i4>1048629</vt:i4>
      </vt:variant>
      <vt:variant>
        <vt:i4>50</vt:i4>
      </vt:variant>
      <vt:variant>
        <vt:i4>0</vt:i4>
      </vt:variant>
      <vt:variant>
        <vt:i4>5</vt:i4>
      </vt:variant>
      <vt:variant>
        <vt:lpwstr/>
      </vt:variant>
      <vt:variant>
        <vt:lpwstr>_Toc106013347</vt:lpwstr>
      </vt:variant>
      <vt:variant>
        <vt:i4>1048629</vt:i4>
      </vt:variant>
      <vt:variant>
        <vt:i4>44</vt:i4>
      </vt:variant>
      <vt:variant>
        <vt:i4>0</vt:i4>
      </vt:variant>
      <vt:variant>
        <vt:i4>5</vt:i4>
      </vt:variant>
      <vt:variant>
        <vt:lpwstr/>
      </vt:variant>
      <vt:variant>
        <vt:lpwstr>_Toc106013346</vt:lpwstr>
      </vt:variant>
      <vt:variant>
        <vt:i4>1048629</vt:i4>
      </vt:variant>
      <vt:variant>
        <vt:i4>38</vt:i4>
      </vt:variant>
      <vt:variant>
        <vt:i4>0</vt:i4>
      </vt:variant>
      <vt:variant>
        <vt:i4>5</vt:i4>
      </vt:variant>
      <vt:variant>
        <vt:lpwstr/>
      </vt:variant>
      <vt:variant>
        <vt:lpwstr>_Toc106013345</vt:lpwstr>
      </vt:variant>
      <vt:variant>
        <vt:i4>1048629</vt:i4>
      </vt:variant>
      <vt:variant>
        <vt:i4>32</vt:i4>
      </vt:variant>
      <vt:variant>
        <vt:i4>0</vt:i4>
      </vt:variant>
      <vt:variant>
        <vt:i4>5</vt:i4>
      </vt:variant>
      <vt:variant>
        <vt:lpwstr/>
      </vt:variant>
      <vt:variant>
        <vt:lpwstr>_Toc106013344</vt:lpwstr>
      </vt:variant>
      <vt:variant>
        <vt:i4>1048629</vt:i4>
      </vt:variant>
      <vt:variant>
        <vt:i4>26</vt:i4>
      </vt:variant>
      <vt:variant>
        <vt:i4>0</vt:i4>
      </vt:variant>
      <vt:variant>
        <vt:i4>5</vt:i4>
      </vt:variant>
      <vt:variant>
        <vt:lpwstr/>
      </vt:variant>
      <vt:variant>
        <vt:lpwstr>_Toc106013343</vt:lpwstr>
      </vt:variant>
      <vt:variant>
        <vt:i4>1048629</vt:i4>
      </vt:variant>
      <vt:variant>
        <vt:i4>20</vt:i4>
      </vt:variant>
      <vt:variant>
        <vt:i4>0</vt:i4>
      </vt:variant>
      <vt:variant>
        <vt:i4>5</vt:i4>
      </vt:variant>
      <vt:variant>
        <vt:lpwstr/>
      </vt:variant>
      <vt:variant>
        <vt:lpwstr>_Toc106013342</vt:lpwstr>
      </vt:variant>
      <vt:variant>
        <vt:i4>1048629</vt:i4>
      </vt:variant>
      <vt:variant>
        <vt:i4>14</vt:i4>
      </vt:variant>
      <vt:variant>
        <vt:i4>0</vt:i4>
      </vt:variant>
      <vt:variant>
        <vt:i4>5</vt:i4>
      </vt:variant>
      <vt:variant>
        <vt:lpwstr/>
      </vt:variant>
      <vt:variant>
        <vt:lpwstr>_Toc106013341</vt:lpwstr>
      </vt:variant>
      <vt:variant>
        <vt:i4>1048629</vt:i4>
      </vt:variant>
      <vt:variant>
        <vt:i4>8</vt:i4>
      </vt:variant>
      <vt:variant>
        <vt:i4>0</vt:i4>
      </vt:variant>
      <vt:variant>
        <vt:i4>5</vt:i4>
      </vt:variant>
      <vt:variant>
        <vt:lpwstr/>
      </vt:variant>
      <vt:variant>
        <vt:lpwstr>_Toc106013340</vt:lpwstr>
      </vt:variant>
      <vt:variant>
        <vt:i4>1507381</vt:i4>
      </vt:variant>
      <vt:variant>
        <vt:i4>2</vt:i4>
      </vt:variant>
      <vt:variant>
        <vt:i4>0</vt:i4>
      </vt:variant>
      <vt:variant>
        <vt:i4>5</vt:i4>
      </vt:variant>
      <vt:variant>
        <vt:lpwstr/>
      </vt:variant>
      <vt:variant>
        <vt:lpwstr>_Toc106013339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Long</dc:creator>
  <cp:keywords/>
  <dc:description/>
  <cp:lastModifiedBy>Nguyễn Tuấn Khôi</cp:lastModifiedBy>
  <cp:revision>24</cp:revision>
  <cp:lastPrinted>2022-06-13T11:52:00Z</cp:lastPrinted>
  <dcterms:created xsi:type="dcterms:W3CDTF">2022-06-13T05:00:00Z</dcterms:created>
  <dcterms:modified xsi:type="dcterms:W3CDTF">2022-06-13T11:52:00Z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0x0101006DE8A98539B4144A97A705AB0C1AF624</vt:lpwstr>
  </property>
</Properties>
</file>